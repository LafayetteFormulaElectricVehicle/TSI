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53B1E86" w14:textId="77777777" w:rsidR="00C34D9A" w:rsidRDefault="003C1B8D" w:rsidP="00C34D9A">
      <w:pPr>
        <w:jc w:val="center"/>
        <w:rPr>
          <w:b/>
          <w:sz w:val="36"/>
        </w:rPr>
      </w:pPr>
      <w:r>
        <w:rPr>
          <w:b/>
          <w:noProof/>
          <w:sz w:val="36"/>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722FD"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When completed, this document must be converted to a pdf and submitted to:</w:t>
      </w:r>
      <w:r w:rsidR="00C61943" w:rsidRPr="000929F7">
        <w:t xml:space="preserve"> </w:t>
      </w:r>
      <w:hyperlink r:id="rId9"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0"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1"/>
          <w:headerReference w:type="first" r:id="rId12"/>
          <w:footerReference w:type="first" r:id="rId13"/>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442209092"/>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r w:rsidR="00394367" w:rsidRPr="00FE765B">
        <w:rPr>
          <w:i/>
          <w:sz w:val="24"/>
          <w:szCs w:val="24"/>
        </w:rPr>
        <w:t>.</w:t>
      </w:r>
    </w:p>
    <w:p w14:paraId="71372591" w14:textId="77777777" w:rsidR="00394367" w:rsidRDefault="00235389" w:rsidP="00394367">
      <w:pPr>
        <w:jc w:val="center"/>
        <w:rPr>
          <w:i/>
          <w:sz w:val="24"/>
          <w:szCs w:val="24"/>
        </w:rPr>
      </w:pPr>
      <w:r>
        <w:rPr>
          <w:i/>
          <w:noProof/>
          <w:sz w:val="24"/>
          <w:szCs w:val="24"/>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2ACF0B"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5"/>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commentRangeStart w:id="1"/>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commentRangeEnd w:id="1"/>
      <w:r w:rsidR="009B3567">
        <w:rPr>
          <w:rStyle w:val="CommentReference"/>
        </w:rPr>
        <w:commentReference w:id="1"/>
      </w:r>
    </w:p>
    <w:p w14:paraId="5FE39134" w14:textId="77777777" w:rsidR="00C95CE5" w:rsidRDefault="00C95CE5"/>
    <w:p w14:paraId="384653AE" w14:textId="77777777" w:rsidR="002804C7" w:rsidRDefault="00FC1F7D">
      <w:pPr>
        <w:pStyle w:val="TOC1"/>
        <w:tabs>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42209092" w:history="1">
        <w:r w:rsidR="002804C7" w:rsidRPr="00613EAE">
          <w:rPr>
            <w:rStyle w:val="Hyperlink"/>
            <w:noProof/>
          </w:rPr>
          <w:t>TITLE PAGE</w:t>
        </w:r>
        <w:r w:rsidR="002804C7">
          <w:rPr>
            <w:noProof/>
            <w:webHidden/>
          </w:rPr>
          <w:tab/>
        </w:r>
        <w:r w:rsidR="002804C7">
          <w:rPr>
            <w:noProof/>
            <w:webHidden/>
          </w:rPr>
          <w:fldChar w:fldCharType="begin"/>
        </w:r>
        <w:r w:rsidR="002804C7">
          <w:rPr>
            <w:noProof/>
            <w:webHidden/>
          </w:rPr>
          <w:instrText xml:space="preserve"> PAGEREF _Toc442209092 \h </w:instrText>
        </w:r>
        <w:r w:rsidR="002804C7">
          <w:rPr>
            <w:noProof/>
            <w:webHidden/>
          </w:rPr>
        </w:r>
        <w:r w:rsidR="002804C7">
          <w:rPr>
            <w:noProof/>
            <w:webHidden/>
          </w:rPr>
          <w:fldChar w:fldCharType="separate"/>
        </w:r>
        <w:r w:rsidR="002804C7">
          <w:rPr>
            <w:noProof/>
            <w:webHidden/>
          </w:rPr>
          <w:t>iii</w:t>
        </w:r>
        <w:r w:rsidR="002804C7">
          <w:rPr>
            <w:noProof/>
            <w:webHidden/>
          </w:rPr>
          <w:fldChar w:fldCharType="end"/>
        </w:r>
      </w:hyperlink>
    </w:p>
    <w:p w14:paraId="7D05013D" w14:textId="77777777" w:rsidR="002804C7" w:rsidRDefault="00FE5C02">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3" w:history="1">
        <w:r w:rsidR="002804C7" w:rsidRPr="00613EAE">
          <w:rPr>
            <w:rStyle w:val="Hyperlink"/>
            <w:noProof/>
          </w:rPr>
          <w:t>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Figures</w:t>
        </w:r>
        <w:r w:rsidR="002804C7">
          <w:rPr>
            <w:noProof/>
            <w:webHidden/>
          </w:rPr>
          <w:tab/>
        </w:r>
        <w:r w:rsidR="002804C7">
          <w:rPr>
            <w:noProof/>
            <w:webHidden/>
          </w:rPr>
          <w:fldChar w:fldCharType="begin"/>
        </w:r>
        <w:r w:rsidR="002804C7">
          <w:rPr>
            <w:noProof/>
            <w:webHidden/>
          </w:rPr>
          <w:instrText xml:space="preserve"> PAGEREF _Toc442209093 \h </w:instrText>
        </w:r>
        <w:r w:rsidR="002804C7">
          <w:rPr>
            <w:noProof/>
            <w:webHidden/>
          </w:rPr>
        </w:r>
        <w:r w:rsidR="002804C7">
          <w:rPr>
            <w:noProof/>
            <w:webHidden/>
          </w:rPr>
          <w:fldChar w:fldCharType="separate"/>
        </w:r>
        <w:r w:rsidR="002804C7">
          <w:rPr>
            <w:noProof/>
            <w:webHidden/>
          </w:rPr>
          <w:t>vi</w:t>
        </w:r>
        <w:r w:rsidR="002804C7">
          <w:rPr>
            <w:noProof/>
            <w:webHidden/>
          </w:rPr>
          <w:fldChar w:fldCharType="end"/>
        </w:r>
      </w:hyperlink>
    </w:p>
    <w:p w14:paraId="440D88DB" w14:textId="77777777" w:rsidR="002804C7" w:rsidRDefault="00FE5C02">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4" w:history="1">
        <w:r w:rsidR="002804C7" w:rsidRPr="00613EAE">
          <w:rPr>
            <w:rStyle w:val="Hyperlink"/>
            <w:noProof/>
          </w:rPr>
          <w:t>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Tables</w:t>
        </w:r>
        <w:r w:rsidR="002804C7">
          <w:rPr>
            <w:noProof/>
            <w:webHidden/>
          </w:rPr>
          <w:tab/>
        </w:r>
        <w:r w:rsidR="002804C7">
          <w:rPr>
            <w:noProof/>
            <w:webHidden/>
          </w:rPr>
          <w:fldChar w:fldCharType="begin"/>
        </w:r>
        <w:r w:rsidR="002804C7">
          <w:rPr>
            <w:noProof/>
            <w:webHidden/>
          </w:rPr>
          <w:instrText xml:space="preserve"> PAGEREF _Toc442209094 \h </w:instrText>
        </w:r>
        <w:r w:rsidR="002804C7">
          <w:rPr>
            <w:noProof/>
            <w:webHidden/>
          </w:rPr>
        </w:r>
        <w:r w:rsidR="002804C7">
          <w:rPr>
            <w:noProof/>
            <w:webHidden/>
          </w:rPr>
          <w:fldChar w:fldCharType="separate"/>
        </w:r>
        <w:r w:rsidR="002804C7">
          <w:rPr>
            <w:noProof/>
            <w:webHidden/>
          </w:rPr>
          <w:t>vii</w:t>
        </w:r>
        <w:r w:rsidR="002804C7">
          <w:rPr>
            <w:noProof/>
            <w:webHidden/>
          </w:rPr>
          <w:fldChar w:fldCharType="end"/>
        </w:r>
      </w:hyperlink>
    </w:p>
    <w:p w14:paraId="56481199" w14:textId="77777777" w:rsidR="002804C7" w:rsidRDefault="00FE5C02">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5" w:history="1">
        <w:r w:rsidR="002804C7" w:rsidRPr="00613EAE">
          <w:rPr>
            <w:rStyle w:val="Hyperlink"/>
            <w:noProof/>
          </w:rPr>
          <w:t>III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Abbreviations</w:t>
        </w:r>
        <w:r w:rsidR="002804C7">
          <w:rPr>
            <w:noProof/>
            <w:webHidden/>
          </w:rPr>
          <w:tab/>
        </w:r>
        <w:r w:rsidR="002804C7">
          <w:rPr>
            <w:noProof/>
            <w:webHidden/>
          </w:rPr>
          <w:fldChar w:fldCharType="begin"/>
        </w:r>
        <w:r w:rsidR="002804C7">
          <w:rPr>
            <w:noProof/>
            <w:webHidden/>
          </w:rPr>
          <w:instrText xml:space="preserve"> PAGEREF _Toc442209095 \h </w:instrText>
        </w:r>
        <w:r w:rsidR="002804C7">
          <w:rPr>
            <w:noProof/>
            <w:webHidden/>
          </w:rPr>
        </w:r>
        <w:r w:rsidR="002804C7">
          <w:rPr>
            <w:noProof/>
            <w:webHidden/>
          </w:rPr>
          <w:fldChar w:fldCharType="separate"/>
        </w:r>
        <w:r w:rsidR="002804C7">
          <w:rPr>
            <w:noProof/>
            <w:webHidden/>
          </w:rPr>
          <w:t>viii</w:t>
        </w:r>
        <w:r w:rsidR="002804C7">
          <w:rPr>
            <w:noProof/>
            <w:webHidden/>
          </w:rPr>
          <w:fldChar w:fldCharType="end"/>
        </w:r>
      </w:hyperlink>
    </w:p>
    <w:p w14:paraId="25D804D5" w14:textId="77777777" w:rsidR="002804C7" w:rsidRDefault="00FE5C0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6" w:history="1">
        <w:r w:rsidR="002804C7" w:rsidRPr="00613EAE">
          <w:rPr>
            <w:rStyle w:val="Hyperlink"/>
            <w:noProof/>
          </w:rPr>
          <w:t>Section 1</w:t>
        </w:r>
        <w:r w:rsidR="002804C7">
          <w:rPr>
            <w:rFonts w:asciiTheme="minorHAnsi" w:eastAsiaTheme="minorEastAsia" w:hAnsiTheme="minorHAnsi" w:cstheme="minorBidi"/>
            <w:b w:val="0"/>
            <w:noProof/>
            <w:sz w:val="22"/>
            <w:lang w:eastAsia="en-US"/>
          </w:rPr>
          <w:tab/>
        </w:r>
        <w:r w:rsidR="002804C7" w:rsidRPr="00613EAE">
          <w:rPr>
            <w:rStyle w:val="Hyperlink"/>
            <w:noProof/>
          </w:rPr>
          <w:t>Vehicle</w:t>
        </w:r>
        <w:r w:rsidR="002804C7" w:rsidRPr="00613EAE">
          <w:rPr>
            <w:rStyle w:val="Hyperlink"/>
            <w:rFonts w:eastAsia="Arial"/>
            <w:noProof/>
          </w:rPr>
          <w:t xml:space="preserve"> </w:t>
        </w:r>
        <w:r w:rsidR="002804C7" w:rsidRPr="00613EAE">
          <w:rPr>
            <w:rStyle w:val="Hyperlink"/>
            <w:noProof/>
          </w:rPr>
          <w:t>Overview</w:t>
        </w:r>
        <w:r w:rsidR="002804C7">
          <w:rPr>
            <w:noProof/>
            <w:webHidden/>
          </w:rPr>
          <w:tab/>
        </w:r>
        <w:r w:rsidR="002804C7">
          <w:rPr>
            <w:noProof/>
            <w:webHidden/>
          </w:rPr>
          <w:fldChar w:fldCharType="begin"/>
        </w:r>
        <w:r w:rsidR="002804C7">
          <w:rPr>
            <w:noProof/>
            <w:webHidden/>
          </w:rPr>
          <w:instrText xml:space="preserve"> PAGEREF _Toc442209096 \h </w:instrText>
        </w:r>
        <w:r w:rsidR="002804C7">
          <w:rPr>
            <w:noProof/>
            <w:webHidden/>
          </w:rPr>
        </w:r>
        <w:r w:rsidR="002804C7">
          <w:rPr>
            <w:noProof/>
            <w:webHidden/>
          </w:rPr>
          <w:fldChar w:fldCharType="separate"/>
        </w:r>
        <w:r w:rsidR="002804C7">
          <w:rPr>
            <w:noProof/>
            <w:webHidden/>
          </w:rPr>
          <w:t>1</w:t>
        </w:r>
        <w:r w:rsidR="002804C7">
          <w:rPr>
            <w:noProof/>
            <w:webHidden/>
          </w:rPr>
          <w:fldChar w:fldCharType="end"/>
        </w:r>
      </w:hyperlink>
    </w:p>
    <w:p w14:paraId="6B3E2895" w14:textId="77777777" w:rsidR="002804C7" w:rsidRDefault="00FE5C0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7" w:history="1">
        <w:r w:rsidR="002804C7" w:rsidRPr="00613EAE">
          <w:rPr>
            <w:rStyle w:val="Hyperlink"/>
            <w:noProof/>
          </w:rPr>
          <w:t>Section 2</w:t>
        </w:r>
        <w:r w:rsidR="002804C7">
          <w:rPr>
            <w:rFonts w:asciiTheme="minorHAnsi" w:eastAsiaTheme="minorEastAsia" w:hAnsiTheme="minorHAnsi" w:cstheme="minorBidi"/>
            <w:b w:val="0"/>
            <w:noProof/>
            <w:sz w:val="22"/>
            <w:lang w:eastAsia="en-US"/>
          </w:rPr>
          <w:tab/>
        </w:r>
        <w:r w:rsidR="002804C7" w:rsidRPr="00613EAE">
          <w:rPr>
            <w:rStyle w:val="Hyperlink"/>
            <w:noProof/>
          </w:rPr>
          <w:t>Cables, Fusing &amp; Grounding</w:t>
        </w:r>
        <w:r w:rsidR="002804C7">
          <w:rPr>
            <w:noProof/>
            <w:webHidden/>
          </w:rPr>
          <w:tab/>
        </w:r>
        <w:r w:rsidR="002804C7">
          <w:rPr>
            <w:noProof/>
            <w:webHidden/>
          </w:rPr>
          <w:fldChar w:fldCharType="begin"/>
        </w:r>
        <w:r w:rsidR="002804C7">
          <w:rPr>
            <w:noProof/>
            <w:webHidden/>
          </w:rPr>
          <w:instrText xml:space="preserve"> PAGEREF _Toc442209097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AA7C7BA"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098" w:history="1">
        <w:r w:rsidR="002804C7" w:rsidRPr="00613EAE">
          <w:rPr>
            <w:rStyle w:val="Hyperlink"/>
            <w:noProof/>
          </w:rPr>
          <w:t>2.1</w:t>
        </w:r>
        <w:r w:rsidR="002804C7">
          <w:rPr>
            <w:rFonts w:asciiTheme="minorHAnsi" w:eastAsiaTheme="minorEastAsia" w:hAnsiTheme="minorHAnsi" w:cstheme="minorBidi"/>
            <w:noProof/>
            <w:lang w:eastAsia="en-US"/>
          </w:rPr>
          <w:tab/>
        </w:r>
        <w:r w:rsidR="002804C7" w:rsidRPr="00613EAE">
          <w:rPr>
            <w:rStyle w:val="Hyperlink"/>
            <w:noProof/>
          </w:rPr>
          <w:t>Fusing &amp; Overcurrent Protection</w:t>
        </w:r>
        <w:r w:rsidR="002804C7">
          <w:rPr>
            <w:noProof/>
            <w:webHidden/>
          </w:rPr>
          <w:tab/>
        </w:r>
        <w:r w:rsidR="002804C7">
          <w:rPr>
            <w:noProof/>
            <w:webHidden/>
          </w:rPr>
          <w:fldChar w:fldCharType="begin"/>
        </w:r>
        <w:r w:rsidR="002804C7">
          <w:rPr>
            <w:noProof/>
            <w:webHidden/>
          </w:rPr>
          <w:instrText xml:space="preserve"> PAGEREF _Toc442209098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1A5FE1E"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099" w:history="1">
        <w:r w:rsidR="002804C7" w:rsidRPr="00613EAE">
          <w:rPr>
            <w:rStyle w:val="Hyperlink"/>
            <w:noProof/>
          </w:rPr>
          <w:t>2.2</w:t>
        </w:r>
        <w:r w:rsidR="002804C7">
          <w:rPr>
            <w:rFonts w:asciiTheme="minorHAnsi" w:eastAsiaTheme="minorEastAsia" w:hAnsiTheme="minorHAnsi" w:cstheme="minorBidi"/>
            <w:noProof/>
            <w:lang w:eastAsia="en-US"/>
          </w:rPr>
          <w:tab/>
        </w:r>
        <w:r w:rsidR="002804C7" w:rsidRPr="00613EAE">
          <w:rPr>
            <w:rStyle w:val="Hyperlink"/>
            <w:noProof/>
          </w:rPr>
          <w:t>Component Fusing</w:t>
        </w:r>
        <w:r w:rsidR="002804C7">
          <w:rPr>
            <w:noProof/>
            <w:webHidden/>
          </w:rPr>
          <w:tab/>
        </w:r>
        <w:r w:rsidR="002804C7">
          <w:rPr>
            <w:noProof/>
            <w:webHidden/>
          </w:rPr>
          <w:fldChar w:fldCharType="begin"/>
        </w:r>
        <w:r w:rsidR="002804C7">
          <w:rPr>
            <w:noProof/>
            <w:webHidden/>
          </w:rPr>
          <w:instrText xml:space="preserve"> PAGEREF _Toc442209099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78128CAD"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00" w:history="1">
        <w:r w:rsidR="002804C7" w:rsidRPr="00613EAE">
          <w:rPr>
            <w:rStyle w:val="Hyperlink"/>
            <w:noProof/>
          </w:rPr>
          <w:t>2.3</w:t>
        </w:r>
        <w:r w:rsidR="002804C7">
          <w:rPr>
            <w:rFonts w:asciiTheme="minorHAnsi" w:eastAsiaTheme="minorEastAsia" w:hAnsiTheme="minorHAnsi" w:cstheme="minorBidi"/>
            <w:noProof/>
            <w:lang w:eastAsia="en-US"/>
          </w:rPr>
          <w:tab/>
        </w:r>
        <w:r w:rsidR="002804C7" w:rsidRPr="00613EAE">
          <w:rPr>
            <w:rStyle w:val="Hyperlink"/>
            <w:noProof/>
          </w:rPr>
          <w:t>System Wire Tables</w:t>
        </w:r>
        <w:r w:rsidR="002804C7">
          <w:rPr>
            <w:noProof/>
            <w:webHidden/>
          </w:rPr>
          <w:tab/>
        </w:r>
        <w:r w:rsidR="002804C7">
          <w:rPr>
            <w:noProof/>
            <w:webHidden/>
          </w:rPr>
          <w:fldChar w:fldCharType="begin"/>
        </w:r>
        <w:r w:rsidR="002804C7">
          <w:rPr>
            <w:noProof/>
            <w:webHidden/>
          </w:rPr>
          <w:instrText xml:space="preserve"> PAGEREF _Toc442209100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7AABC97F"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01" w:history="1">
        <w:r w:rsidR="002804C7" w:rsidRPr="00613EAE">
          <w:rPr>
            <w:rStyle w:val="Hyperlink"/>
            <w:noProof/>
          </w:rPr>
          <w:t>2.4</w:t>
        </w:r>
        <w:r w:rsidR="002804C7">
          <w:rPr>
            <w:rFonts w:asciiTheme="minorHAnsi" w:eastAsiaTheme="minorEastAsia" w:hAnsiTheme="minorHAnsi" w:cstheme="minorBidi"/>
            <w:noProof/>
            <w:lang w:eastAsia="en-US"/>
          </w:rPr>
          <w:tab/>
        </w:r>
        <w:r w:rsidR="002804C7" w:rsidRPr="00613EAE">
          <w:rPr>
            <w:rStyle w:val="Hyperlink"/>
            <w:noProof/>
          </w:rPr>
          <w:t>Grounding System</w:t>
        </w:r>
        <w:r w:rsidR="002804C7">
          <w:rPr>
            <w:noProof/>
            <w:webHidden/>
          </w:rPr>
          <w:tab/>
        </w:r>
        <w:r w:rsidR="002804C7">
          <w:rPr>
            <w:noProof/>
            <w:webHidden/>
          </w:rPr>
          <w:fldChar w:fldCharType="begin"/>
        </w:r>
        <w:r w:rsidR="002804C7">
          <w:rPr>
            <w:noProof/>
            <w:webHidden/>
          </w:rPr>
          <w:instrText xml:space="preserve"> PAGEREF _Toc442209101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2B5E08B2"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02" w:history="1">
        <w:r w:rsidR="002804C7" w:rsidRPr="00613EAE">
          <w:rPr>
            <w:rStyle w:val="Hyperlink"/>
            <w:noProof/>
          </w:rPr>
          <w:t>2.5</w:t>
        </w:r>
        <w:r w:rsidR="002804C7">
          <w:rPr>
            <w:rFonts w:asciiTheme="minorHAnsi" w:eastAsiaTheme="minorEastAsia" w:hAnsiTheme="minorHAnsi" w:cstheme="minorBidi"/>
            <w:noProof/>
            <w:lang w:eastAsia="en-US"/>
          </w:rPr>
          <w:tab/>
        </w:r>
        <w:r w:rsidR="002804C7" w:rsidRPr="00613EAE">
          <w:rPr>
            <w:rStyle w:val="Hyperlink"/>
            <w:noProof/>
          </w:rPr>
          <w:t>Conductive Panel Grounding</w:t>
        </w:r>
        <w:r w:rsidR="002804C7">
          <w:rPr>
            <w:noProof/>
            <w:webHidden/>
          </w:rPr>
          <w:tab/>
        </w:r>
        <w:r w:rsidR="002804C7">
          <w:rPr>
            <w:noProof/>
            <w:webHidden/>
          </w:rPr>
          <w:fldChar w:fldCharType="begin"/>
        </w:r>
        <w:r w:rsidR="002804C7">
          <w:rPr>
            <w:noProof/>
            <w:webHidden/>
          </w:rPr>
          <w:instrText xml:space="preserve"> PAGEREF _Toc442209102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51805C5F" w14:textId="77777777" w:rsidR="002804C7" w:rsidRDefault="00FE5C0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3" w:history="1">
        <w:r w:rsidR="002804C7" w:rsidRPr="00613EAE">
          <w:rPr>
            <w:rStyle w:val="Hyperlink"/>
            <w:rFonts w:eastAsia="Arial"/>
            <w:noProof/>
          </w:rPr>
          <w:t>Section 3</w:t>
        </w:r>
        <w:r w:rsidR="002804C7">
          <w:rPr>
            <w:rFonts w:asciiTheme="minorHAnsi" w:eastAsiaTheme="minorEastAsia" w:hAnsiTheme="minorHAnsi" w:cstheme="minorBidi"/>
            <w:b w:val="0"/>
            <w:noProof/>
            <w:sz w:val="22"/>
            <w:lang w:eastAsia="en-US"/>
          </w:rPr>
          <w:tab/>
        </w:r>
        <w:r w:rsidR="002804C7" w:rsidRPr="00613EAE">
          <w:rPr>
            <w:rStyle w:val="Hyperlink"/>
            <w:rFonts w:eastAsia="Arial"/>
            <w:noProof/>
          </w:rPr>
          <w:t>Isolation &amp; Insulation</w:t>
        </w:r>
        <w:r w:rsidR="002804C7">
          <w:rPr>
            <w:noProof/>
            <w:webHidden/>
          </w:rPr>
          <w:tab/>
        </w:r>
        <w:r w:rsidR="002804C7">
          <w:rPr>
            <w:noProof/>
            <w:webHidden/>
          </w:rPr>
          <w:fldChar w:fldCharType="begin"/>
        </w:r>
        <w:r w:rsidR="002804C7">
          <w:rPr>
            <w:noProof/>
            <w:webHidden/>
          </w:rPr>
          <w:instrText xml:space="preserve"> PAGEREF _Toc442209103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44647BD5"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04" w:history="1">
        <w:r w:rsidR="002804C7" w:rsidRPr="00613EAE">
          <w:rPr>
            <w:rStyle w:val="Hyperlink"/>
            <w:noProof/>
          </w:rPr>
          <w:t>3.1</w:t>
        </w:r>
        <w:r w:rsidR="002804C7">
          <w:rPr>
            <w:rFonts w:asciiTheme="minorHAnsi" w:eastAsiaTheme="minorEastAsia" w:hAnsiTheme="minorHAnsi" w:cstheme="minorBidi"/>
            <w:noProof/>
            <w:lang w:eastAsia="en-US"/>
          </w:rPr>
          <w:tab/>
        </w:r>
        <w:r w:rsidR="002804C7" w:rsidRPr="00613EAE">
          <w:rPr>
            <w:rStyle w:val="Hyperlink"/>
            <w:noProof/>
          </w:rPr>
          <w:t>Separation of Tractive System and Grounded Low Voltage System</w:t>
        </w:r>
        <w:r w:rsidR="002804C7">
          <w:rPr>
            <w:noProof/>
            <w:webHidden/>
          </w:rPr>
          <w:tab/>
        </w:r>
        <w:r w:rsidR="002804C7">
          <w:rPr>
            <w:noProof/>
            <w:webHidden/>
          </w:rPr>
          <w:fldChar w:fldCharType="begin"/>
        </w:r>
        <w:r w:rsidR="002804C7">
          <w:rPr>
            <w:noProof/>
            <w:webHidden/>
          </w:rPr>
          <w:instrText xml:space="preserve"> PAGEREF _Toc442209104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5DEF739E"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05" w:history="1">
        <w:r w:rsidR="002804C7" w:rsidRPr="00613EAE">
          <w:rPr>
            <w:rStyle w:val="Hyperlink"/>
            <w:noProof/>
          </w:rPr>
          <w:t>3.2</w:t>
        </w:r>
        <w:r w:rsidR="002804C7">
          <w:rPr>
            <w:rFonts w:asciiTheme="minorHAnsi" w:eastAsiaTheme="minorEastAsia" w:hAnsiTheme="minorHAnsi" w:cstheme="minorBidi"/>
            <w:noProof/>
            <w:lang w:eastAsia="en-US"/>
          </w:rPr>
          <w:tab/>
        </w:r>
        <w:r w:rsidR="002804C7" w:rsidRPr="00613EAE">
          <w:rPr>
            <w:rStyle w:val="Hyperlink"/>
            <w:noProof/>
          </w:rPr>
          <w:t>Isolation &amp; Insulation</w:t>
        </w:r>
        <w:r w:rsidR="002804C7">
          <w:rPr>
            <w:noProof/>
            <w:webHidden/>
          </w:rPr>
          <w:tab/>
        </w:r>
        <w:r w:rsidR="002804C7">
          <w:rPr>
            <w:noProof/>
            <w:webHidden/>
          </w:rPr>
          <w:fldChar w:fldCharType="begin"/>
        </w:r>
        <w:r w:rsidR="002804C7">
          <w:rPr>
            <w:noProof/>
            <w:webHidden/>
          </w:rPr>
          <w:instrText xml:space="preserve"> PAGEREF _Toc442209105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6335B0D"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06" w:history="1">
        <w:r w:rsidR="002804C7" w:rsidRPr="00613EAE">
          <w:rPr>
            <w:rStyle w:val="Hyperlink"/>
            <w:noProof/>
          </w:rPr>
          <w:t>3.3</w:t>
        </w:r>
        <w:r w:rsidR="002804C7">
          <w:rPr>
            <w:rFonts w:asciiTheme="minorHAnsi" w:eastAsiaTheme="minorEastAsia" w:hAnsiTheme="minorHAnsi" w:cstheme="minorBidi"/>
            <w:noProof/>
            <w:lang w:eastAsia="en-US"/>
          </w:rPr>
          <w:tab/>
        </w:r>
        <w:r w:rsidR="002804C7" w:rsidRPr="00613EAE">
          <w:rPr>
            <w:rStyle w:val="Hyperlink"/>
            <w:noProof/>
          </w:rPr>
          <w:t>Conduit</w:t>
        </w:r>
        <w:r w:rsidR="002804C7">
          <w:rPr>
            <w:noProof/>
            <w:webHidden/>
          </w:rPr>
          <w:tab/>
        </w:r>
        <w:r w:rsidR="002804C7">
          <w:rPr>
            <w:noProof/>
            <w:webHidden/>
          </w:rPr>
          <w:fldChar w:fldCharType="begin"/>
        </w:r>
        <w:r w:rsidR="002804C7">
          <w:rPr>
            <w:noProof/>
            <w:webHidden/>
          </w:rPr>
          <w:instrText xml:space="preserve"> PAGEREF _Toc442209106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3B38D5B8"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07" w:history="1">
        <w:r w:rsidR="002804C7" w:rsidRPr="00613EAE">
          <w:rPr>
            <w:rStyle w:val="Hyperlink"/>
            <w:noProof/>
          </w:rPr>
          <w:t>3.4</w:t>
        </w:r>
        <w:r w:rsidR="002804C7">
          <w:rPr>
            <w:rFonts w:asciiTheme="minorHAnsi" w:eastAsiaTheme="minorEastAsia" w:hAnsiTheme="minorHAnsi" w:cstheme="minorBidi"/>
            <w:noProof/>
            <w:lang w:eastAsia="en-US"/>
          </w:rPr>
          <w:tab/>
        </w:r>
        <w:r w:rsidR="002804C7" w:rsidRPr="00613EAE">
          <w:rPr>
            <w:rStyle w:val="Hyperlink"/>
            <w:noProof/>
          </w:rPr>
          <w:t>Shielded dual-insulated cable</w:t>
        </w:r>
        <w:r w:rsidR="002804C7">
          <w:rPr>
            <w:noProof/>
            <w:webHidden/>
          </w:rPr>
          <w:tab/>
        </w:r>
        <w:r w:rsidR="002804C7">
          <w:rPr>
            <w:noProof/>
            <w:webHidden/>
          </w:rPr>
          <w:fldChar w:fldCharType="begin"/>
        </w:r>
        <w:r w:rsidR="002804C7">
          <w:rPr>
            <w:noProof/>
            <w:webHidden/>
          </w:rPr>
          <w:instrText xml:space="preserve"> PAGEREF _Toc442209107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E6BBF13"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08" w:history="1">
        <w:r w:rsidR="002804C7" w:rsidRPr="00613EAE">
          <w:rPr>
            <w:rStyle w:val="Hyperlink"/>
            <w:noProof/>
          </w:rPr>
          <w:t>3.5</w:t>
        </w:r>
        <w:r w:rsidR="002804C7">
          <w:rPr>
            <w:rFonts w:asciiTheme="minorHAnsi" w:eastAsiaTheme="minorEastAsia" w:hAnsiTheme="minorHAnsi" w:cstheme="minorBidi"/>
            <w:noProof/>
            <w:lang w:eastAsia="en-US"/>
          </w:rPr>
          <w:tab/>
        </w:r>
        <w:r w:rsidR="002804C7" w:rsidRPr="00613EAE">
          <w:rPr>
            <w:rStyle w:val="Hyperlink"/>
            <w:noProof/>
          </w:rPr>
          <w:t>Firewall(s)</w:t>
        </w:r>
        <w:r w:rsidR="002804C7">
          <w:rPr>
            <w:noProof/>
            <w:webHidden/>
          </w:rPr>
          <w:tab/>
        </w:r>
        <w:r w:rsidR="002804C7">
          <w:rPr>
            <w:noProof/>
            <w:webHidden/>
          </w:rPr>
          <w:fldChar w:fldCharType="begin"/>
        </w:r>
        <w:r w:rsidR="002804C7">
          <w:rPr>
            <w:noProof/>
            <w:webHidden/>
          </w:rPr>
          <w:instrText xml:space="preserve"> PAGEREF _Toc442209108 \h </w:instrText>
        </w:r>
        <w:r w:rsidR="002804C7">
          <w:rPr>
            <w:noProof/>
            <w:webHidden/>
          </w:rPr>
        </w:r>
        <w:r w:rsidR="002804C7">
          <w:rPr>
            <w:noProof/>
            <w:webHidden/>
          </w:rPr>
          <w:fldChar w:fldCharType="separate"/>
        </w:r>
        <w:r w:rsidR="002804C7">
          <w:rPr>
            <w:noProof/>
            <w:webHidden/>
          </w:rPr>
          <w:t>10</w:t>
        </w:r>
        <w:r w:rsidR="002804C7">
          <w:rPr>
            <w:noProof/>
            <w:webHidden/>
          </w:rPr>
          <w:fldChar w:fldCharType="end"/>
        </w:r>
      </w:hyperlink>
    </w:p>
    <w:p w14:paraId="568DFD77" w14:textId="77777777" w:rsidR="002804C7" w:rsidRDefault="00FE5C0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9" w:history="1">
        <w:r w:rsidR="002804C7" w:rsidRPr="00613EAE">
          <w:rPr>
            <w:rStyle w:val="Hyperlink"/>
            <w:rFonts w:eastAsia="Arial"/>
            <w:noProof/>
          </w:rPr>
          <w:t>Section 4</w:t>
        </w:r>
        <w:r w:rsidR="002804C7">
          <w:rPr>
            <w:rFonts w:asciiTheme="minorHAnsi" w:eastAsiaTheme="minorEastAsia" w:hAnsiTheme="minorHAnsi" w:cstheme="minorBidi"/>
            <w:b w:val="0"/>
            <w:noProof/>
            <w:sz w:val="22"/>
            <w:lang w:eastAsia="en-US"/>
          </w:rPr>
          <w:tab/>
        </w:r>
        <w:r w:rsidR="002804C7" w:rsidRPr="00613EAE">
          <w:rPr>
            <w:rStyle w:val="Hyperlink"/>
            <w:noProof/>
          </w:rPr>
          <w:t>Electric Tractive System</w:t>
        </w:r>
        <w:r w:rsidR="002804C7">
          <w:rPr>
            <w:noProof/>
            <w:webHidden/>
          </w:rPr>
          <w:tab/>
        </w:r>
        <w:r w:rsidR="002804C7">
          <w:rPr>
            <w:noProof/>
            <w:webHidden/>
          </w:rPr>
          <w:fldChar w:fldCharType="begin"/>
        </w:r>
        <w:r w:rsidR="002804C7">
          <w:rPr>
            <w:noProof/>
            <w:webHidden/>
          </w:rPr>
          <w:instrText xml:space="preserve"> PAGEREF _Toc442209109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0419599"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10" w:history="1">
        <w:r w:rsidR="002804C7" w:rsidRPr="00613EAE">
          <w:rPr>
            <w:rStyle w:val="Hyperlink"/>
            <w:rFonts w:eastAsia="Arial"/>
            <w:noProof/>
          </w:rPr>
          <w:t>4.1</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(s)</w:t>
        </w:r>
        <w:r w:rsidR="002804C7">
          <w:rPr>
            <w:noProof/>
            <w:webHidden/>
          </w:rPr>
          <w:tab/>
        </w:r>
        <w:r w:rsidR="002804C7">
          <w:rPr>
            <w:noProof/>
            <w:webHidden/>
          </w:rPr>
          <w:fldChar w:fldCharType="begin"/>
        </w:r>
        <w:r w:rsidR="002804C7">
          <w:rPr>
            <w:noProof/>
            <w:webHidden/>
          </w:rPr>
          <w:instrText xml:space="preserve"> PAGEREF _Toc442209110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0F14E07B"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11" w:history="1">
        <w:r w:rsidR="002804C7" w:rsidRPr="00613EAE">
          <w:rPr>
            <w:rStyle w:val="Hyperlink"/>
            <w:noProof/>
          </w:rPr>
          <w:t>4.2</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 xml:space="preserve"> </w:t>
        </w:r>
        <w:r w:rsidR="002804C7" w:rsidRPr="00613EAE">
          <w:rPr>
            <w:rStyle w:val="Hyperlink"/>
            <w:noProof/>
          </w:rPr>
          <w:t>Controller</w:t>
        </w:r>
        <w:r w:rsidR="002804C7">
          <w:rPr>
            <w:noProof/>
            <w:webHidden/>
          </w:rPr>
          <w:tab/>
        </w:r>
        <w:r w:rsidR="002804C7">
          <w:rPr>
            <w:noProof/>
            <w:webHidden/>
          </w:rPr>
          <w:fldChar w:fldCharType="begin"/>
        </w:r>
        <w:r w:rsidR="002804C7">
          <w:rPr>
            <w:noProof/>
            <w:webHidden/>
          </w:rPr>
          <w:instrText xml:space="preserve"> PAGEREF _Toc442209111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EF4969E"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12" w:history="1">
        <w:r w:rsidR="002804C7" w:rsidRPr="00613EAE">
          <w:rPr>
            <w:rStyle w:val="Hyperlink"/>
            <w:noProof/>
          </w:rPr>
          <w:t>4.3</w:t>
        </w:r>
        <w:r w:rsidR="002804C7">
          <w:rPr>
            <w:rFonts w:asciiTheme="minorHAnsi" w:eastAsiaTheme="minorEastAsia" w:hAnsiTheme="minorHAnsi" w:cstheme="minorBidi"/>
            <w:noProof/>
            <w:lang w:eastAsia="en-US"/>
          </w:rPr>
          <w:tab/>
        </w:r>
        <w:r w:rsidR="002804C7" w:rsidRPr="00613EAE">
          <w:rPr>
            <w:rStyle w:val="Hyperlink"/>
            <w:noProof/>
          </w:rPr>
          <w:t>Tractive System Measurement</w:t>
        </w:r>
        <w:r w:rsidR="002804C7" w:rsidRPr="00613EAE">
          <w:rPr>
            <w:rStyle w:val="Hyperlink"/>
            <w:rFonts w:eastAsia="Arial"/>
            <w:noProof/>
          </w:rPr>
          <w:t xml:space="preserve"> </w:t>
        </w:r>
        <w:r w:rsidR="002804C7" w:rsidRPr="00613EAE">
          <w:rPr>
            <w:rStyle w:val="Hyperlink"/>
            <w:noProof/>
          </w:rPr>
          <w:t>Points (TSMP)</w:t>
        </w:r>
        <w:r w:rsidR="002804C7">
          <w:rPr>
            <w:noProof/>
            <w:webHidden/>
          </w:rPr>
          <w:tab/>
        </w:r>
        <w:r w:rsidR="002804C7">
          <w:rPr>
            <w:noProof/>
            <w:webHidden/>
          </w:rPr>
          <w:fldChar w:fldCharType="begin"/>
        </w:r>
        <w:r w:rsidR="002804C7">
          <w:rPr>
            <w:noProof/>
            <w:webHidden/>
          </w:rPr>
          <w:instrText xml:space="preserve"> PAGEREF _Toc442209112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42ED42"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13" w:history="1">
        <w:r w:rsidR="002804C7" w:rsidRPr="00613EAE">
          <w:rPr>
            <w:rStyle w:val="Hyperlink"/>
            <w:noProof/>
          </w:rPr>
          <w:t>4.4</w:t>
        </w:r>
        <w:r w:rsidR="002804C7">
          <w:rPr>
            <w:rFonts w:asciiTheme="minorHAnsi" w:eastAsiaTheme="minorEastAsia" w:hAnsiTheme="minorHAnsi" w:cstheme="minorBidi"/>
            <w:noProof/>
            <w:lang w:eastAsia="en-US"/>
          </w:rPr>
          <w:tab/>
        </w:r>
        <w:r w:rsidR="002804C7" w:rsidRPr="00613EAE">
          <w:rPr>
            <w:rStyle w:val="Hyperlink"/>
            <w:noProof/>
          </w:rPr>
          <w:t>Pre-Charge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_Toc442209113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3A94F038"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14" w:history="1">
        <w:r w:rsidR="002804C7" w:rsidRPr="00613EAE">
          <w:rPr>
            <w:rStyle w:val="Hyperlink"/>
            <w:noProof/>
          </w:rPr>
          <w:t>4.5</w:t>
        </w:r>
        <w:r w:rsidR="002804C7">
          <w:rPr>
            <w:rFonts w:asciiTheme="minorHAnsi" w:eastAsiaTheme="minorEastAsia" w:hAnsiTheme="minorHAnsi" w:cstheme="minorBidi"/>
            <w:noProof/>
            <w:lang w:eastAsia="en-US"/>
          </w:rPr>
          <w:tab/>
        </w:r>
        <w:r w:rsidR="002804C7" w:rsidRPr="00613EAE">
          <w:rPr>
            <w:rStyle w:val="Hyperlink"/>
            <w:noProof/>
          </w:rPr>
          <w:t>Discharge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_Toc442209114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ED055E7"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15" w:history="1">
        <w:r w:rsidR="002804C7" w:rsidRPr="00613EAE">
          <w:rPr>
            <w:rStyle w:val="Hyperlink"/>
            <w:noProof/>
          </w:rPr>
          <w:t>4.6</w:t>
        </w:r>
        <w:r w:rsidR="002804C7">
          <w:rPr>
            <w:rFonts w:asciiTheme="minorHAnsi" w:eastAsiaTheme="minorEastAsia" w:hAnsiTheme="minorHAnsi" w:cstheme="minorBidi"/>
            <w:noProof/>
            <w:lang w:eastAsia="en-US"/>
          </w:rPr>
          <w:tab/>
        </w:r>
        <w:r w:rsidR="002804C7" w:rsidRPr="00613EAE">
          <w:rPr>
            <w:rStyle w:val="Hyperlink"/>
            <w:noProof/>
          </w:rPr>
          <w:t>HV</w:t>
        </w:r>
        <w:r w:rsidR="002804C7" w:rsidRPr="00613EAE">
          <w:rPr>
            <w:rStyle w:val="Hyperlink"/>
            <w:rFonts w:eastAsia="Arial"/>
            <w:noProof/>
          </w:rPr>
          <w:t xml:space="preserve"> </w:t>
        </w:r>
        <w:r w:rsidR="002804C7" w:rsidRPr="00613EAE">
          <w:rPr>
            <w:rStyle w:val="Hyperlink"/>
            <w:noProof/>
          </w:rPr>
          <w:t>Disconnect</w:t>
        </w:r>
        <w:r w:rsidR="002804C7" w:rsidRPr="00613EAE">
          <w:rPr>
            <w:rStyle w:val="Hyperlink"/>
            <w:rFonts w:eastAsia="Arial"/>
            <w:noProof/>
          </w:rPr>
          <w:t xml:space="preserve"> </w:t>
        </w:r>
        <w:r w:rsidR="002804C7" w:rsidRPr="00613EAE">
          <w:rPr>
            <w:rStyle w:val="Hyperlink"/>
            <w:noProof/>
          </w:rPr>
          <w:t>(HVD)</w:t>
        </w:r>
        <w:r w:rsidR="002804C7">
          <w:rPr>
            <w:noProof/>
            <w:webHidden/>
          </w:rPr>
          <w:tab/>
        </w:r>
        <w:r w:rsidR="002804C7">
          <w:rPr>
            <w:noProof/>
            <w:webHidden/>
          </w:rPr>
          <w:fldChar w:fldCharType="begin"/>
        </w:r>
        <w:r w:rsidR="002804C7">
          <w:rPr>
            <w:noProof/>
            <w:webHidden/>
          </w:rPr>
          <w:instrText xml:space="preserve"> PAGEREF _Toc442209115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197C7CA6"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16" w:history="1">
        <w:r w:rsidR="002804C7" w:rsidRPr="00613EAE">
          <w:rPr>
            <w:rStyle w:val="Hyperlink"/>
            <w:noProof/>
          </w:rPr>
          <w:t>4.7</w:t>
        </w:r>
        <w:r w:rsidR="002804C7">
          <w:rPr>
            <w:rFonts w:asciiTheme="minorHAnsi" w:eastAsiaTheme="minorEastAsia" w:hAnsiTheme="minorHAnsi" w:cstheme="minorBidi"/>
            <w:noProof/>
            <w:lang w:eastAsia="en-US"/>
          </w:rPr>
          <w:tab/>
        </w:r>
        <w:r w:rsidR="002804C7" w:rsidRPr="00613EAE">
          <w:rPr>
            <w:rStyle w:val="Hyperlink"/>
            <w:noProof/>
          </w:rPr>
          <w:t>Accelerator Actuator / Throttle Position</w:t>
        </w:r>
        <w:r w:rsidR="002804C7" w:rsidRPr="00613EAE">
          <w:rPr>
            <w:rStyle w:val="Hyperlink"/>
            <w:rFonts w:eastAsia="Arial"/>
            <w:noProof/>
          </w:rPr>
          <w:t xml:space="preserve"> </w:t>
        </w:r>
        <w:r w:rsidR="002804C7" w:rsidRPr="00613EAE">
          <w:rPr>
            <w:rStyle w:val="Hyperlink"/>
            <w:noProof/>
          </w:rPr>
          <w:t>Sensor</w:t>
        </w:r>
        <w:r w:rsidR="002804C7">
          <w:rPr>
            <w:noProof/>
            <w:webHidden/>
          </w:rPr>
          <w:tab/>
        </w:r>
        <w:r w:rsidR="002804C7">
          <w:rPr>
            <w:noProof/>
            <w:webHidden/>
          </w:rPr>
          <w:fldChar w:fldCharType="begin"/>
        </w:r>
        <w:r w:rsidR="002804C7">
          <w:rPr>
            <w:noProof/>
            <w:webHidden/>
          </w:rPr>
          <w:instrText xml:space="preserve"> PAGEREF _Toc442209116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57C6BE5A"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17" w:history="1">
        <w:r w:rsidR="002804C7" w:rsidRPr="00613EAE">
          <w:rPr>
            <w:rStyle w:val="Hyperlink"/>
            <w:noProof/>
          </w:rPr>
          <w:t>4.8</w:t>
        </w:r>
        <w:r w:rsidR="002804C7">
          <w:rPr>
            <w:rFonts w:asciiTheme="minorHAnsi" w:eastAsiaTheme="minorEastAsia" w:hAnsiTheme="minorHAnsi" w:cstheme="minorBidi"/>
            <w:noProof/>
            <w:lang w:eastAsia="en-US"/>
          </w:rPr>
          <w:tab/>
        </w:r>
        <w:r w:rsidR="002804C7" w:rsidRPr="00613EAE">
          <w:rPr>
            <w:rStyle w:val="Hyperlink"/>
            <w:noProof/>
          </w:rPr>
          <w:t>Accelerator / throttle position encoder error check</w:t>
        </w:r>
        <w:r w:rsidR="002804C7">
          <w:rPr>
            <w:noProof/>
            <w:webHidden/>
          </w:rPr>
          <w:tab/>
        </w:r>
        <w:r w:rsidR="002804C7">
          <w:rPr>
            <w:noProof/>
            <w:webHidden/>
          </w:rPr>
          <w:fldChar w:fldCharType="begin"/>
        </w:r>
        <w:r w:rsidR="002804C7">
          <w:rPr>
            <w:noProof/>
            <w:webHidden/>
          </w:rPr>
          <w:instrText xml:space="preserve"> PAGEREF _Toc442209117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7E81588F" w14:textId="77777777" w:rsidR="002804C7" w:rsidRDefault="00FE5C0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18" w:history="1">
        <w:r w:rsidR="002804C7" w:rsidRPr="00613EAE">
          <w:rPr>
            <w:rStyle w:val="Hyperlink"/>
            <w:noProof/>
          </w:rPr>
          <w:t>Section 5</w:t>
        </w:r>
        <w:r w:rsidR="002804C7">
          <w:rPr>
            <w:rFonts w:asciiTheme="minorHAnsi" w:eastAsiaTheme="minorEastAsia" w:hAnsiTheme="minorHAnsi" w:cstheme="minorBidi"/>
            <w:b w:val="0"/>
            <w:noProof/>
            <w:sz w:val="22"/>
            <w:lang w:eastAsia="en-US"/>
          </w:rPr>
          <w:tab/>
        </w:r>
        <w:r w:rsidR="002804C7" w:rsidRPr="00613EAE">
          <w:rPr>
            <w:rStyle w:val="Hyperlink"/>
            <w:noProof/>
          </w:rPr>
          <w:t>Accumulator System</w:t>
        </w:r>
        <w:r w:rsidR="002804C7">
          <w:rPr>
            <w:noProof/>
            <w:webHidden/>
          </w:rPr>
          <w:tab/>
        </w:r>
        <w:r w:rsidR="002804C7">
          <w:rPr>
            <w:noProof/>
            <w:webHidden/>
          </w:rPr>
          <w:fldChar w:fldCharType="begin"/>
        </w:r>
        <w:r w:rsidR="002804C7">
          <w:rPr>
            <w:noProof/>
            <w:webHidden/>
          </w:rPr>
          <w:instrText xml:space="preserve"> PAGEREF _Toc442209118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432F6C4C"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19" w:history="1">
        <w:r w:rsidR="002804C7" w:rsidRPr="00613EAE">
          <w:rPr>
            <w:rStyle w:val="Hyperlink"/>
            <w:noProof/>
          </w:rPr>
          <w:t>5.1</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Pack</w:t>
        </w:r>
        <w:r w:rsidR="002804C7">
          <w:rPr>
            <w:noProof/>
            <w:webHidden/>
          </w:rPr>
          <w:tab/>
        </w:r>
        <w:r w:rsidR="002804C7">
          <w:rPr>
            <w:noProof/>
            <w:webHidden/>
          </w:rPr>
          <w:fldChar w:fldCharType="begin"/>
        </w:r>
        <w:r w:rsidR="002804C7">
          <w:rPr>
            <w:noProof/>
            <w:webHidden/>
          </w:rPr>
          <w:instrText xml:space="preserve"> PAGEREF _Toc442209119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0D5A6D50"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20" w:history="1">
        <w:r w:rsidR="002804C7" w:rsidRPr="00613EAE">
          <w:rPr>
            <w:rStyle w:val="Hyperlink"/>
            <w:noProof/>
          </w:rPr>
          <w:t>5.2</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description</w:t>
        </w:r>
        <w:r w:rsidR="002804C7">
          <w:rPr>
            <w:noProof/>
            <w:webHidden/>
          </w:rPr>
          <w:tab/>
        </w:r>
        <w:r w:rsidR="002804C7">
          <w:rPr>
            <w:noProof/>
            <w:webHidden/>
          </w:rPr>
          <w:fldChar w:fldCharType="begin"/>
        </w:r>
        <w:r w:rsidR="002804C7">
          <w:rPr>
            <w:noProof/>
            <w:webHidden/>
          </w:rPr>
          <w:instrText xml:space="preserve"> PAGEREF _Toc442209120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61205766"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21" w:history="1">
        <w:r w:rsidR="002804C7" w:rsidRPr="00613EAE">
          <w:rPr>
            <w:rStyle w:val="Hyperlink"/>
            <w:noProof/>
          </w:rPr>
          <w:t>5.3</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configuration</w:t>
        </w:r>
        <w:r w:rsidR="002804C7">
          <w:rPr>
            <w:noProof/>
            <w:webHidden/>
          </w:rPr>
          <w:tab/>
        </w:r>
        <w:r w:rsidR="002804C7">
          <w:rPr>
            <w:noProof/>
            <w:webHidden/>
          </w:rPr>
          <w:fldChar w:fldCharType="begin"/>
        </w:r>
        <w:r w:rsidR="002804C7">
          <w:rPr>
            <w:noProof/>
            <w:webHidden/>
          </w:rPr>
          <w:instrText xml:space="preserve"> PAGEREF _Toc442209121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30C5CCE1"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22" w:history="1">
        <w:r w:rsidR="002804C7" w:rsidRPr="00613EAE">
          <w:rPr>
            <w:rStyle w:val="Hyperlink"/>
            <w:noProof/>
          </w:rPr>
          <w:t>5.4</w:t>
        </w:r>
        <w:r w:rsidR="002804C7">
          <w:rPr>
            <w:rFonts w:asciiTheme="minorHAnsi" w:eastAsiaTheme="minorEastAsia" w:hAnsiTheme="minorHAnsi" w:cstheme="minorBidi"/>
            <w:noProof/>
            <w:lang w:eastAsia="en-US"/>
          </w:rPr>
          <w:tab/>
        </w:r>
        <w:r w:rsidR="002804C7" w:rsidRPr="00613EAE">
          <w:rPr>
            <w:rStyle w:val="Hyperlink"/>
            <w:noProof/>
          </w:rPr>
          <w:t>Segment Maintenance Disconnect</w:t>
        </w:r>
        <w:r w:rsidR="002804C7">
          <w:rPr>
            <w:noProof/>
            <w:webHidden/>
          </w:rPr>
          <w:tab/>
        </w:r>
        <w:r w:rsidR="002804C7">
          <w:rPr>
            <w:noProof/>
            <w:webHidden/>
          </w:rPr>
          <w:fldChar w:fldCharType="begin"/>
        </w:r>
        <w:r w:rsidR="002804C7">
          <w:rPr>
            <w:noProof/>
            <w:webHidden/>
          </w:rPr>
          <w:instrText xml:space="preserve"> PAGEREF _Toc442209122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2F51B200"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23" w:history="1">
        <w:r w:rsidR="002804C7" w:rsidRPr="00613EAE">
          <w:rPr>
            <w:rStyle w:val="Hyperlink"/>
            <w:noProof/>
          </w:rPr>
          <w:t>5.5</w:t>
        </w:r>
        <w:r w:rsidR="002804C7">
          <w:rPr>
            <w:rFonts w:asciiTheme="minorHAnsi" w:eastAsiaTheme="minorEastAsia" w:hAnsiTheme="minorHAnsi" w:cstheme="minorBidi"/>
            <w:noProof/>
            <w:lang w:eastAsia="en-US"/>
          </w:rPr>
          <w:tab/>
        </w:r>
        <w:r w:rsidR="002804C7" w:rsidRPr="00613EAE">
          <w:rPr>
            <w:rStyle w:val="Hyperlink"/>
            <w:noProof/>
          </w:rPr>
          <w:t>Lithium-Ion Pouch Cells</w:t>
        </w:r>
        <w:r w:rsidR="002804C7">
          <w:rPr>
            <w:noProof/>
            <w:webHidden/>
          </w:rPr>
          <w:tab/>
        </w:r>
        <w:r w:rsidR="002804C7">
          <w:rPr>
            <w:noProof/>
            <w:webHidden/>
          </w:rPr>
          <w:fldChar w:fldCharType="begin"/>
        </w:r>
        <w:r w:rsidR="002804C7">
          <w:rPr>
            <w:noProof/>
            <w:webHidden/>
          </w:rPr>
          <w:instrText xml:space="preserve"> PAGEREF _Toc442209123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6C2670CE"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24" w:history="1">
        <w:r w:rsidR="002804C7" w:rsidRPr="00613EAE">
          <w:rPr>
            <w:rStyle w:val="Hyperlink"/>
            <w:noProof/>
          </w:rPr>
          <w:t>5.6</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temperature</w:t>
        </w:r>
        <w:r w:rsidR="002804C7" w:rsidRPr="00613EAE">
          <w:rPr>
            <w:rStyle w:val="Hyperlink"/>
            <w:rFonts w:eastAsia="Arial"/>
            <w:noProof/>
          </w:rPr>
          <w:t xml:space="preserve"> </w:t>
        </w:r>
        <w:r w:rsidR="002804C7" w:rsidRPr="00613EAE">
          <w:rPr>
            <w:rStyle w:val="Hyperlink"/>
            <w:noProof/>
          </w:rPr>
          <w:t>monitoring</w:t>
        </w:r>
        <w:r w:rsidR="002804C7">
          <w:rPr>
            <w:noProof/>
            <w:webHidden/>
          </w:rPr>
          <w:tab/>
        </w:r>
        <w:r w:rsidR="002804C7">
          <w:rPr>
            <w:noProof/>
            <w:webHidden/>
          </w:rPr>
          <w:fldChar w:fldCharType="begin"/>
        </w:r>
        <w:r w:rsidR="002804C7">
          <w:rPr>
            <w:noProof/>
            <w:webHidden/>
          </w:rPr>
          <w:instrText xml:space="preserve"> PAGEREF _Toc442209124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19C281A1"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25" w:history="1">
        <w:r w:rsidR="002804C7" w:rsidRPr="00613EAE">
          <w:rPr>
            <w:rStyle w:val="Hyperlink"/>
            <w:noProof/>
          </w:rPr>
          <w:t>5.7</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Isolation</w:t>
        </w:r>
        <w:r w:rsidR="002804C7" w:rsidRPr="00613EAE">
          <w:rPr>
            <w:rStyle w:val="Hyperlink"/>
            <w:rFonts w:eastAsia="Arial"/>
            <w:noProof/>
          </w:rPr>
          <w:t xml:space="preserve"> </w:t>
        </w:r>
        <w:r w:rsidR="002804C7" w:rsidRPr="00613EAE">
          <w:rPr>
            <w:rStyle w:val="Hyperlink"/>
            <w:noProof/>
          </w:rPr>
          <w:t>Relays (AIR)</w:t>
        </w:r>
        <w:r w:rsidR="002804C7">
          <w:rPr>
            <w:noProof/>
            <w:webHidden/>
          </w:rPr>
          <w:tab/>
        </w:r>
        <w:r w:rsidR="002804C7">
          <w:rPr>
            <w:noProof/>
            <w:webHidden/>
          </w:rPr>
          <w:fldChar w:fldCharType="begin"/>
        </w:r>
        <w:r w:rsidR="002804C7">
          <w:rPr>
            <w:noProof/>
            <w:webHidden/>
          </w:rPr>
          <w:instrText xml:space="preserve"> PAGEREF _Toc442209125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5F3BB74"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26" w:history="1">
        <w:r w:rsidR="002804C7" w:rsidRPr="00613EAE">
          <w:rPr>
            <w:rStyle w:val="Hyperlink"/>
            <w:noProof/>
          </w:rPr>
          <w:t>5.8</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Management</w:t>
        </w:r>
        <w:r w:rsidR="002804C7" w:rsidRPr="00613EAE">
          <w:rPr>
            <w:rStyle w:val="Hyperlink"/>
            <w:rFonts w:eastAsia="Arial"/>
            <w:noProof/>
          </w:rPr>
          <w:t xml:space="preserve"> </w:t>
        </w:r>
        <w:r w:rsidR="002804C7" w:rsidRPr="00613EAE">
          <w:rPr>
            <w:rStyle w:val="Hyperlink"/>
            <w:noProof/>
          </w:rPr>
          <w:t>System (AMS)</w:t>
        </w:r>
        <w:r w:rsidR="002804C7">
          <w:rPr>
            <w:noProof/>
            <w:webHidden/>
          </w:rPr>
          <w:tab/>
        </w:r>
        <w:r w:rsidR="002804C7">
          <w:rPr>
            <w:noProof/>
            <w:webHidden/>
          </w:rPr>
          <w:fldChar w:fldCharType="begin"/>
        </w:r>
        <w:r w:rsidR="002804C7">
          <w:rPr>
            <w:noProof/>
            <w:webHidden/>
          </w:rPr>
          <w:instrText xml:space="preserve"> PAGEREF _Toc442209126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26B334D"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27" w:history="1">
        <w:r w:rsidR="002804C7" w:rsidRPr="00613EAE">
          <w:rPr>
            <w:rStyle w:val="Hyperlink"/>
            <w:noProof/>
          </w:rPr>
          <w:t>5.9</w:t>
        </w:r>
        <w:r w:rsidR="002804C7">
          <w:rPr>
            <w:rFonts w:asciiTheme="minorHAnsi" w:eastAsiaTheme="minorEastAsia" w:hAnsiTheme="minorHAnsi" w:cstheme="minorBidi"/>
            <w:noProof/>
            <w:lang w:eastAsia="en-US"/>
          </w:rPr>
          <w:tab/>
        </w:r>
        <w:r w:rsidR="002804C7" w:rsidRPr="00613EAE">
          <w:rPr>
            <w:rStyle w:val="Hyperlink"/>
            <w:noProof/>
          </w:rPr>
          <w:t>Accumulator wiring,</w:t>
        </w:r>
        <w:r w:rsidR="002804C7" w:rsidRPr="00613EAE">
          <w:rPr>
            <w:rStyle w:val="Hyperlink"/>
            <w:rFonts w:eastAsia="Arial"/>
            <w:noProof/>
          </w:rPr>
          <w:t xml:space="preserve"> </w:t>
        </w:r>
        <w:r w:rsidR="002804C7" w:rsidRPr="00613EAE">
          <w:rPr>
            <w:rStyle w:val="Hyperlink"/>
            <w:noProof/>
          </w:rPr>
          <w:t>cables,</w:t>
        </w:r>
        <w:r w:rsidR="002804C7" w:rsidRPr="00613EAE">
          <w:rPr>
            <w:rStyle w:val="Hyperlink"/>
            <w:rFonts w:eastAsia="Arial"/>
            <w:noProof/>
          </w:rPr>
          <w:t xml:space="preserve"> </w:t>
        </w:r>
        <w:r w:rsidR="002804C7" w:rsidRPr="00613EAE">
          <w:rPr>
            <w:rStyle w:val="Hyperlink"/>
            <w:noProof/>
          </w:rPr>
          <w:t>current</w:t>
        </w:r>
        <w:r w:rsidR="002804C7" w:rsidRPr="00613EAE">
          <w:rPr>
            <w:rStyle w:val="Hyperlink"/>
            <w:rFonts w:eastAsia="Arial"/>
            <w:noProof/>
          </w:rPr>
          <w:t xml:space="preserve"> </w:t>
        </w:r>
        <w:r w:rsidR="002804C7" w:rsidRPr="00613EAE">
          <w:rPr>
            <w:rStyle w:val="Hyperlink"/>
            <w:noProof/>
          </w:rPr>
          <w:t>calculations</w:t>
        </w:r>
        <w:r w:rsidR="002804C7">
          <w:rPr>
            <w:noProof/>
            <w:webHidden/>
          </w:rPr>
          <w:tab/>
        </w:r>
        <w:r w:rsidR="002804C7">
          <w:rPr>
            <w:noProof/>
            <w:webHidden/>
          </w:rPr>
          <w:fldChar w:fldCharType="begin"/>
        </w:r>
        <w:r w:rsidR="002804C7">
          <w:rPr>
            <w:noProof/>
            <w:webHidden/>
          </w:rPr>
          <w:instrText xml:space="preserve"> PAGEREF _Toc442209127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659BC280"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28" w:history="1">
        <w:r w:rsidR="002804C7" w:rsidRPr="00613EAE">
          <w:rPr>
            <w:rStyle w:val="Hyperlink"/>
            <w:noProof/>
          </w:rPr>
          <w:t>5.10</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indicator</w:t>
        </w:r>
        <w:r w:rsidR="002804C7">
          <w:rPr>
            <w:noProof/>
            <w:webHidden/>
          </w:rPr>
          <w:tab/>
        </w:r>
        <w:r w:rsidR="002804C7">
          <w:rPr>
            <w:noProof/>
            <w:webHidden/>
          </w:rPr>
          <w:fldChar w:fldCharType="begin"/>
        </w:r>
        <w:r w:rsidR="002804C7">
          <w:rPr>
            <w:noProof/>
            <w:webHidden/>
          </w:rPr>
          <w:instrText xml:space="preserve"> PAGEREF _Toc442209128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238184D1"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29" w:history="1">
        <w:r w:rsidR="002804C7" w:rsidRPr="00613EAE">
          <w:rPr>
            <w:rStyle w:val="Hyperlink"/>
            <w:noProof/>
          </w:rPr>
          <w:t>5.11</w:t>
        </w:r>
        <w:r w:rsidR="002804C7">
          <w:rPr>
            <w:rFonts w:asciiTheme="minorHAnsi" w:eastAsiaTheme="minorEastAsia" w:hAnsiTheme="minorHAnsi" w:cstheme="minorBidi"/>
            <w:noProof/>
            <w:lang w:eastAsia="en-US"/>
          </w:rPr>
          <w:tab/>
        </w:r>
        <w:r w:rsidR="002804C7" w:rsidRPr="00613EAE">
          <w:rPr>
            <w:rStyle w:val="Hyperlink"/>
            <w:noProof/>
          </w:rPr>
          <w:t>Charging</w:t>
        </w:r>
        <w:r w:rsidR="002804C7">
          <w:rPr>
            <w:noProof/>
            <w:webHidden/>
          </w:rPr>
          <w:tab/>
        </w:r>
        <w:r w:rsidR="002804C7">
          <w:rPr>
            <w:noProof/>
            <w:webHidden/>
          </w:rPr>
          <w:fldChar w:fldCharType="begin"/>
        </w:r>
        <w:r w:rsidR="002804C7">
          <w:rPr>
            <w:noProof/>
            <w:webHidden/>
          </w:rPr>
          <w:instrText xml:space="preserve"> PAGEREF _Toc442209129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3AD10803"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30" w:history="1">
        <w:r w:rsidR="002804C7" w:rsidRPr="00613EAE">
          <w:rPr>
            <w:rStyle w:val="Hyperlink"/>
            <w:noProof/>
          </w:rPr>
          <w:t>5.12</w:t>
        </w:r>
        <w:r w:rsidR="002804C7">
          <w:rPr>
            <w:rFonts w:asciiTheme="minorHAnsi" w:eastAsiaTheme="minorEastAsia" w:hAnsiTheme="minorHAnsi" w:cstheme="minorBidi"/>
            <w:noProof/>
            <w:lang w:eastAsia="en-US"/>
          </w:rPr>
          <w:tab/>
        </w:r>
        <w:r w:rsidR="002804C7" w:rsidRPr="00613EAE">
          <w:rPr>
            <w:rStyle w:val="Hyperlink"/>
            <w:noProof/>
          </w:rPr>
          <w:t>Accumulator Container/Housing</w:t>
        </w:r>
        <w:r w:rsidR="002804C7">
          <w:rPr>
            <w:noProof/>
            <w:webHidden/>
          </w:rPr>
          <w:tab/>
        </w:r>
        <w:r w:rsidR="002804C7">
          <w:rPr>
            <w:noProof/>
            <w:webHidden/>
          </w:rPr>
          <w:fldChar w:fldCharType="begin"/>
        </w:r>
        <w:r w:rsidR="002804C7">
          <w:rPr>
            <w:noProof/>
            <w:webHidden/>
          </w:rPr>
          <w:instrText xml:space="preserve"> PAGEREF _Toc442209130 \h </w:instrText>
        </w:r>
        <w:r w:rsidR="002804C7">
          <w:rPr>
            <w:noProof/>
            <w:webHidden/>
          </w:rPr>
        </w:r>
        <w:r w:rsidR="002804C7">
          <w:rPr>
            <w:noProof/>
            <w:webHidden/>
          </w:rPr>
          <w:fldChar w:fldCharType="separate"/>
        </w:r>
        <w:r w:rsidR="002804C7">
          <w:rPr>
            <w:noProof/>
            <w:webHidden/>
          </w:rPr>
          <w:t>20</w:t>
        </w:r>
        <w:r w:rsidR="002804C7">
          <w:rPr>
            <w:noProof/>
            <w:webHidden/>
          </w:rPr>
          <w:fldChar w:fldCharType="end"/>
        </w:r>
      </w:hyperlink>
    </w:p>
    <w:p w14:paraId="002D3CE0" w14:textId="77777777" w:rsidR="002804C7" w:rsidRDefault="00FE5C0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1" w:history="1">
        <w:r w:rsidR="002804C7" w:rsidRPr="00613EAE">
          <w:rPr>
            <w:rStyle w:val="Hyperlink"/>
            <w:noProof/>
          </w:rPr>
          <w:t>Section 6</w:t>
        </w:r>
        <w:r w:rsidR="002804C7">
          <w:rPr>
            <w:rFonts w:asciiTheme="minorHAnsi" w:eastAsiaTheme="minorEastAsia" w:hAnsiTheme="minorHAnsi" w:cstheme="minorBidi"/>
            <w:b w:val="0"/>
            <w:noProof/>
            <w:sz w:val="22"/>
            <w:lang w:eastAsia="en-US"/>
          </w:rPr>
          <w:tab/>
        </w:r>
        <w:r w:rsidR="002804C7" w:rsidRPr="00613EAE">
          <w:rPr>
            <w:rStyle w:val="Hyperlink"/>
            <w:noProof/>
          </w:rPr>
          <w:t>Safety Controls and Indicators</w:t>
        </w:r>
        <w:r w:rsidR="002804C7">
          <w:rPr>
            <w:noProof/>
            <w:webHidden/>
          </w:rPr>
          <w:tab/>
        </w:r>
        <w:r w:rsidR="002804C7">
          <w:rPr>
            <w:noProof/>
            <w:webHidden/>
          </w:rPr>
          <w:fldChar w:fldCharType="begin"/>
        </w:r>
        <w:r w:rsidR="002804C7">
          <w:rPr>
            <w:noProof/>
            <w:webHidden/>
          </w:rPr>
          <w:instrText xml:space="preserve"> PAGEREF _Toc442209131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285126C"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32" w:history="1">
        <w:r w:rsidR="002804C7" w:rsidRPr="00613EAE">
          <w:rPr>
            <w:rStyle w:val="Hyperlink"/>
            <w:noProof/>
          </w:rPr>
          <w:t>6.1</w:t>
        </w:r>
        <w:r w:rsidR="002804C7">
          <w:rPr>
            <w:rFonts w:asciiTheme="minorHAnsi" w:eastAsiaTheme="minorEastAsia" w:hAnsiTheme="minorHAnsi" w:cstheme="minorBidi"/>
            <w:noProof/>
            <w:lang w:eastAsia="en-US"/>
          </w:rPr>
          <w:tab/>
        </w:r>
        <w:r w:rsidR="002804C7" w:rsidRPr="00613EAE">
          <w:rPr>
            <w:rStyle w:val="Hyperlink"/>
            <w:noProof/>
          </w:rPr>
          <w:t>Shutdown</w:t>
        </w:r>
        <w:r w:rsidR="002804C7" w:rsidRPr="00613EAE">
          <w:rPr>
            <w:rStyle w:val="Hyperlink"/>
            <w:rFonts w:eastAsia="Arial"/>
            <w:noProof/>
          </w:rPr>
          <w:t xml:space="preserve"> </w:t>
        </w:r>
        <w:r w:rsidR="002804C7" w:rsidRPr="00613EAE">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_Toc442209132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2620AA28"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33" w:history="1">
        <w:r w:rsidR="002804C7" w:rsidRPr="00613EAE">
          <w:rPr>
            <w:rStyle w:val="Hyperlink"/>
            <w:noProof/>
          </w:rPr>
          <w:t>6.2</w:t>
        </w:r>
        <w:r w:rsidR="002804C7">
          <w:rPr>
            <w:rFonts w:asciiTheme="minorHAnsi" w:eastAsiaTheme="minorEastAsia" w:hAnsiTheme="minorHAnsi" w:cstheme="minorBidi"/>
            <w:noProof/>
            <w:lang w:eastAsia="en-US"/>
          </w:rPr>
          <w:tab/>
        </w:r>
        <w:r w:rsidR="002804C7" w:rsidRPr="00613EAE">
          <w:rPr>
            <w:rStyle w:val="Hyperlink"/>
            <w:noProof/>
          </w:rPr>
          <w:t>IMD</w:t>
        </w:r>
        <w:r w:rsidR="002804C7">
          <w:rPr>
            <w:noProof/>
            <w:webHidden/>
          </w:rPr>
          <w:tab/>
        </w:r>
        <w:r w:rsidR="002804C7">
          <w:rPr>
            <w:noProof/>
            <w:webHidden/>
          </w:rPr>
          <w:fldChar w:fldCharType="begin"/>
        </w:r>
        <w:r w:rsidR="002804C7">
          <w:rPr>
            <w:noProof/>
            <w:webHidden/>
          </w:rPr>
          <w:instrText xml:space="preserve"> PAGEREF _Toc442209133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4E2C7821"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34" w:history="1">
        <w:r w:rsidR="002804C7" w:rsidRPr="00613EAE">
          <w:rPr>
            <w:rStyle w:val="Hyperlink"/>
            <w:noProof/>
          </w:rPr>
          <w:t>6.3</w:t>
        </w:r>
        <w:r w:rsidR="002804C7">
          <w:rPr>
            <w:rFonts w:asciiTheme="minorHAnsi" w:eastAsiaTheme="minorEastAsia" w:hAnsiTheme="minorHAnsi" w:cstheme="minorBidi"/>
            <w:noProof/>
            <w:lang w:eastAsia="en-US"/>
          </w:rPr>
          <w:tab/>
        </w:r>
        <w:r w:rsidR="002804C7" w:rsidRPr="00613EAE">
          <w:rPr>
            <w:rStyle w:val="Hyperlink"/>
            <w:noProof/>
          </w:rPr>
          <w:t>Reset / Latching</w:t>
        </w:r>
        <w:r w:rsidR="002804C7" w:rsidRPr="00613EAE">
          <w:rPr>
            <w:rStyle w:val="Hyperlink"/>
            <w:rFonts w:eastAsia="Arial"/>
            <w:noProof/>
          </w:rPr>
          <w:t xml:space="preserve"> </w:t>
        </w:r>
        <w:r w:rsidR="002804C7" w:rsidRPr="00613EAE">
          <w:rPr>
            <w:rStyle w:val="Hyperlink"/>
            <w:noProof/>
          </w:rPr>
          <w:t>for</w:t>
        </w:r>
        <w:r w:rsidR="002804C7" w:rsidRPr="00613EAE">
          <w:rPr>
            <w:rStyle w:val="Hyperlink"/>
            <w:rFonts w:eastAsia="Arial"/>
            <w:noProof/>
          </w:rPr>
          <w:t xml:space="preserve"> </w:t>
        </w:r>
        <w:r w:rsidR="002804C7" w:rsidRPr="00613EAE">
          <w:rPr>
            <w:rStyle w:val="Hyperlink"/>
            <w:noProof/>
          </w:rPr>
          <w:t>IMD</w:t>
        </w:r>
        <w:r w:rsidR="002804C7" w:rsidRPr="00613EAE">
          <w:rPr>
            <w:rStyle w:val="Hyperlink"/>
            <w:rFonts w:eastAsia="Arial"/>
            <w:noProof/>
          </w:rPr>
          <w:t xml:space="preserve"> </w:t>
        </w:r>
        <w:r w:rsidR="002804C7" w:rsidRPr="00613EAE">
          <w:rPr>
            <w:rStyle w:val="Hyperlink"/>
            <w:noProof/>
          </w:rPr>
          <w:t>and</w:t>
        </w:r>
        <w:r w:rsidR="002804C7" w:rsidRPr="00613EAE">
          <w:rPr>
            <w:rStyle w:val="Hyperlink"/>
            <w:rFonts w:eastAsia="Arial"/>
            <w:noProof/>
          </w:rPr>
          <w:t xml:space="preserve"> </w:t>
        </w:r>
        <w:r w:rsidR="002804C7" w:rsidRPr="00613EAE">
          <w:rPr>
            <w:rStyle w:val="Hyperlink"/>
            <w:noProof/>
          </w:rPr>
          <w:t>AMS</w:t>
        </w:r>
        <w:r w:rsidR="002804C7">
          <w:rPr>
            <w:noProof/>
            <w:webHidden/>
          </w:rPr>
          <w:tab/>
        </w:r>
        <w:r w:rsidR="002804C7">
          <w:rPr>
            <w:noProof/>
            <w:webHidden/>
          </w:rPr>
          <w:fldChar w:fldCharType="begin"/>
        </w:r>
        <w:r w:rsidR="002804C7">
          <w:rPr>
            <w:noProof/>
            <w:webHidden/>
          </w:rPr>
          <w:instrText xml:space="preserve"> PAGEREF _Toc442209134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1B095B4A"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35" w:history="1">
        <w:r w:rsidR="002804C7" w:rsidRPr="00613EAE">
          <w:rPr>
            <w:rStyle w:val="Hyperlink"/>
            <w:noProof/>
          </w:rPr>
          <w:t>6.4</w:t>
        </w:r>
        <w:r w:rsidR="002804C7">
          <w:rPr>
            <w:rFonts w:asciiTheme="minorHAnsi" w:eastAsiaTheme="minorEastAsia" w:hAnsiTheme="minorHAnsi" w:cstheme="minorBidi"/>
            <w:noProof/>
            <w:lang w:eastAsia="en-US"/>
          </w:rPr>
          <w:tab/>
        </w:r>
        <w:r w:rsidR="002804C7" w:rsidRPr="00613EAE">
          <w:rPr>
            <w:rStyle w:val="Hyperlink"/>
            <w:noProof/>
          </w:rPr>
          <w:t>Shutdown System Interlocks</w:t>
        </w:r>
        <w:r w:rsidR="002804C7">
          <w:rPr>
            <w:noProof/>
            <w:webHidden/>
          </w:rPr>
          <w:tab/>
        </w:r>
        <w:r w:rsidR="002804C7">
          <w:rPr>
            <w:noProof/>
            <w:webHidden/>
          </w:rPr>
          <w:fldChar w:fldCharType="begin"/>
        </w:r>
        <w:r w:rsidR="002804C7">
          <w:rPr>
            <w:noProof/>
            <w:webHidden/>
          </w:rPr>
          <w:instrText xml:space="preserve"> PAGEREF _Toc442209135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50FFDC6E"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36" w:history="1">
        <w:r w:rsidR="002804C7" w:rsidRPr="00613EAE">
          <w:rPr>
            <w:rStyle w:val="Hyperlink"/>
            <w:noProof/>
          </w:rPr>
          <w:t>6.5</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w:t>
        </w:r>
        <w:r w:rsidR="002804C7" w:rsidRPr="00613EAE">
          <w:rPr>
            <w:rStyle w:val="Hyperlink"/>
            <w:rFonts w:eastAsia="Arial"/>
            <w:noProof/>
          </w:rPr>
          <w:t xml:space="preserve"> </w:t>
        </w:r>
        <w:r w:rsidR="002804C7" w:rsidRPr="00613EAE">
          <w:rPr>
            <w:rStyle w:val="Hyperlink"/>
            <w:noProof/>
          </w:rPr>
          <w:t>Energized</w:t>
        </w:r>
        <w:r w:rsidR="002804C7" w:rsidRPr="00613EAE">
          <w:rPr>
            <w:rStyle w:val="Hyperlink"/>
            <w:rFonts w:eastAsia="Arial"/>
            <w:noProof/>
          </w:rPr>
          <w:t xml:space="preserve"> </w:t>
        </w:r>
        <w:r w:rsidR="002804C7" w:rsidRPr="00613EAE">
          <w:rPr>
            <w:rStyle w:val="Hyperlink"/>
            <w:noProof/>
          </w:rPr>
          <w:t>Light (TSEL)</w:t>
        </w:r>
        <w:r w:rsidR="002804C7">
          <w:rPr>
            <w:noProof/>
            <w:webHidden/>
          </w:rPr>
          <w:tab/>
        </w:r>
        <w:r w:rsidR="002804C7">
          <w:rPr>
            <w:noProof/>
            <w:webHidden/>
          </w:rPr>
          <w:fldChar w:fldCharType="begin"/>
        </w:r>
        <w:r w:rsidR="002804C7">
          <w:rPr>
            <w:noProof/>
            <w:webHidden/>
          </w:rPr>
          <w:instrText xml:space="preserve"> PAGEREF _Toc442209136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02B84ACC"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37" w:history="1">
        <w:r w:rsidR="002804C7" w:rsidRPr="00613EAE">
          <w:rPr>
            <w:rStyle w:val="Hyperlink"/>
            <w:noProof/>
          </w:rPr>
          <w:t>6.6</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 Voltage Present</w:t>
        </w:r>
        <w:r w:rsidR="002804C7" w:rsidRPr="00613EAE">
          <w:rPr>
            <w:rStyle w:val="Hyperlink"/>
            <w:rFonts w:eastAsia="Arial"/>
            <w:noProof/>
          </w:rPr>
          <w:t xml:space="preserve"> </w:t>
        </w:r>
        <w:r w:rsidR="002804C7" w:rsidRPr="00613EAE">
          <w:rPr>
            <w:rStyle w:val="Hyperlink"/>
            <w:noProof/>
          </w:rPr>
          <w:t>light (TSVP)</w:t>
        </w:r>
        <w:r w:rsidR="002804C7">
          <w:rPr>
            <w:noProof/>
            <w:webHidden/>
          </w:rPr>
          <w:tab/>
        </w:r>
        <w:r w:rsidR="002804C7">
          <w:rPr>
            <w:noProof/>
            <w:webHidden/>
          </w:rPr>
          <w:fldChar w:fldCharType="begin"/>
        </w:r>
        <w:r w:rsidR="002804C7">
          <w:rPr>
            <w:noProof/>
            <w:webHidden/>
          </w:rPr>
          <w:instrText xml:space="preserve"> PAGEREF _Toc442209137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731A179F"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38" w:history="1">
        <w:r w:rsidR="002804C7" w:rsidRPr="00613EAE">
          <w:rPr>
            <w:rStyle w:val="Hyperlink"/>
            <w:noProof/>
          </w:rPr>
          <w:t>6.7</w:t>
        </w:r>
        <w:r w:rsidR="002804C7">
          <w:rPr>
            <w:rFonts w:asciiTheme="minorHAnsi" w:eastAsiaTheme="minorEastAsia" w:hAnsiTheme="minorHAnsi" w:cstheme="minorBidi"/>
            <w:noProof/>
            <w:lang w:eastAsia="en-US"/>
          </w:rPr>
          <w:tab/>
        </w:r>
        <w:r w:rsidR="002804C7" w:rsidRPr="00613EAE">
          <w:rPr>
            <w:rStyle w:val="Hyperlink"/>
            <w:noProof/>
          </w:rPr>
          <w:t>Ready-To-Drive-Sound</w:t>
        </w:r>
        <w:r w:rsidR="002804C7" w:rsidRPr="00613EAE">
          <w:rPr>
            <w:rStyle w:val="Hyperlink"/>
            <w:rFonts w:eastAsia="Arial"/>
            <w:noProof/>
          </w:rPr>
          <w:t xml:space="preserve"> </w:t>
        </w:r>
        <w:r w:rsidR="002804C7" w:rsidRPr="00613EAE">
          <w:rPr>
            <w:rStyle w:val="Hyperlink"/>
            <w:noProof/>
          </w:rPr>
          <w:t>(RTDS)</w:t>
        </w:r>
        <w:r w:rsidR="002804C7">
          <w:rPr>
            <w:noProof/>
            <w:webHidden/>
          </w:rPr>
          <w:tab/>
        </w:r>
        <w:r w:rsidR="002804C7">
          <w:rPr>
            <w:noProof/>
            <w:webHidden/>
          </w:rPr>
          <w:fldChar w:fldCharType="begin"/>
        </w:r>
        <w:r w:rsidR="002804C7">
          <w:rPr>
            <w:noProof/>
            <w:webHidden/>
          </w:rPr>
          <w:instrText xml:space="preserve"> PAGEREF _Toc442209138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4B0932B6" w14:textId="77777777" w:rsidR="002804C7" w:rsidRDefault="00FE5C0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9" w:history="1">
        <w:r w:rsidR="002804C7" w:rsidRPr="00613EAE">
          <w:rPr>
            <w:rStyle w:val="Hyperlink"/>
            <w:noProof/>
          </w:rPr>
          <w:t>Section 7</w:t>
        </w:r>
        <w:r w:rsidR="002804C7">
          <w:rPr>
            <w:rFonts w:asciiTheme="minorHAnsi" w:eastAsiaTheme="minorEastAsia" w:hAnsiTheme="minorHAnsi" w:cstheme="minorBidi"/>
            <w:b w:val="0"/>
            <w:noProof/>
            <w:sz w:val="22"/>
            <w:lang w:eastAsia="en-US"/>
          </w:rPr>
          <w:tab/>
        </w:r>
        <w:r w:rsidR="002804C7" w:rsidRPr="00613EAE">
          <w:rPr>
            <w:rStyle w:val="Hyperlink"/>
            <w:noProof/>
          </w:rPr>
          <w:t>GLV System</w:t>
        </w:r>
        <w:r w:rsidR="002804C7">
          <w:rPr>
            <w:noProof/>
            <w:webHidden/>
          </w:rPr>
          <w:tab/>
        </w:r>
        <w:r w:rsidR="002804C7">
          <w:rPr>
            <w:noProof/>
            <w:webHidden/>
          </w:rPr>
          <w:fldChar w:fldCharType="begin"/>
        </w:r>
        <w:r w:rsidR="002804C7">
          <w:rPr>
            <w:noProof/>
            <w:webHidden/>
          </w:rPr>
          <w:instrText xml:space="preserve"> PAGEREF _Toc442209139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B5BF1" w14:textId="77777777" w:rsidR="002804C7" w:rsidRDefault="00FE5C02">
      <w:pPr>
        <w:pStyle w:val="TOC2"/>
        <w:tabs>
          <w:tab w:val="left" w:pos="880"/>
          <w:tab w:val="right" w:leader="dot" w:pos="9638"/>
        </w:tabs>
        <w:rPr>
          <w:rFonts w:asciiTheme="minorHAnsi" w:eastAsiaTheme="minorEastAsia" w:hAnsiTheme="minorHAnsi" w:cstheme="minorBidi"/>
          <w:noProof/>
          <w:lang w:eastAsia="en-US"/>
        </w:rPr>
      </w:pPr>
      <w:hyperlink w:anchor="_Toc442209140" w:history="1">
        <w:r w:rsidR="002804C7" w:rsidRPr="00613EAE">
          <w:rPr>
            <w:rStyle w:val="Hyperlink"/>
            <w:noProof/>
          </w:rPr>
          <w:t>7.1</w:t>
        </w:r>
        <w:r w:rsidR="002804C7">
          <w:rPr>
            <w:rFonts w:asciiTheme="minorHAnsi" w:eastAsiaTheme="minorEastAsia" w:hAnsiTheme="minorHAnsi" w:cstheme="minorBidi"/>
            <w:noProof/>
            <w:lang w:eastAsia="en-US"/>
          </w:rPr>
          <w:tab/>
        </w:r>
        <w:r w:rsidR="002804C7" w:rsidRPr="00613EAE">
          <w:rPr>
            <w:rStyle w:val="Hyperlink"/>
            <w:noProof/>
          </w:rPr>
          <w:t>GLV System Data</w:t>
        </w:r>
        <w:r w:rsidR="002804C7">
          <w:rPr>
            <w:noProof/>
            <w:webHidden/>
          </w:rPr>
          <w:tab/>
        </w:r>
        <w:r w:rsidR="002804C7">
          <w:rPr>
            <w:noProof/>
            <w:webHidden/>
          </w:rPr>
          <w:fldChar w:fldCharType="begin"/>
        </w:r>
        <w:r w:rsidR="002804C7">
          <w:rPr>
            <w:noProof/>
            <w:webHidden/>
          </w:rPr>
          <w:instrText xml:space="preserve"> PAGEREF _Toc442209140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7232EEA3" w14:textId="77777777" w:rsidR="002804C7" w:rsidRDefault="00FE5C0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41" w:history="1">
        <w:r w:rsidR="002804C7" w:rsidRPr="00613EAE">
          <w:rPr>
            <w:rStyle w:val="Hyperlink"/>
            <w:noProof/>
          </w:rPr>
          <w:t>Section 8</w:t>
        </w:r>
        <w:r w:rsidR="002804C7">
          <w:rPr>
            <w:rFonts w:asciiTheme="minorHAnsi" w:eastAsiaTheme="minorEastAsia" w:hAnsiTheme="minorHAnsi" w:cstheme="minorBidi"/>
            <w:b w:val="0"/>
            <w:noProof/>
            <w:sz w:val="22"/>
            <w:lang w:eastAsia="en-US"/>
          </w:rPr>
          <w:tab/>
        </w:r>
        <w:r w:rsidR="002804C7" w:rsidRPr="00613EAE">
          <w:rPr>
            <w:rStyle w:val="Hyperlink"/>
            <w:noProof/>
          </w:rPr>
          <w:t>Appendices</w:t>
        </w:r>
        <w:r w:rsidR="002804C7">
          <w:rPr>
            <w:noProof/>
            <w:webHidden/>
          </w:rPr>
          <w:tab/>
        </w:r>
        <w:r w:rsidR="002804C7">
          <w:rPr>
            <w:noProof/>
            <w:webHidden/>
          </w:rPr>
          <w:fldChar w:fldCharType="begin"/>
        </w:r>
        <w:r w:rsidR="002804C7">
          <w:rPr>
            <w:noProof/>
            <w:webHidden/>
          </w:rPr>
          <w:instrText xml:space="preserve"> PAGEREF _Toc442209141 \h </w:instrText>
        </w:r>
        <w:r w:rsidR="002804C7">
          <w:rPr>
            <w:noProof/>
            <w:webHidden/>
          </w:rPr>
        </w:r>
        <w:r w:rsidR="002804C7">
          <w:rPr>
            <w:noProof/>
            <w:webHidden/>
          </w:rPr>
          <w:fldChar w:fldCharType="separate"/>
        </w:r>
        <w:r w:rsidR="002804C7">
          <w:rPr>
            <w:noProof/>
            <w:webHidden/>
          </w:rPr>
          <w:t>25</w:t>
        </w:r>
        <w:r w:rsidR="002804C7">
          <w:rPr>
            <w:noProof/>
            <w:webHidden/>
          </w:rPr>
          <w:fldChar w:fldCharType="end"/>
        </w:r>
      </w:hyperlink>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2" w:name="_Ref261212520"/>
      <w:bookmarkStart w:id="3" w:name="_Ref261212324"/>
      <w:bookmarkStart w:id="4" w:name="_Ref261212252"/>
      <w:bookmarkStart w:id="5" w:name="_Toc442209093"/>
      <w:r>
        <w:lastRenderedPageBreak/>
        <w:t>List</w:t>
      </w:r>
      <w:r>
        <w:rPr>
          <w:rFonts w:eastAsia="Arial" w:cs="Arial"/>
        </w:rPr>
        <w:t xml:space="preserve"> </w:t>
      </w:r>
      <w:r>
        <w:t>of</w:t>
      </w:r>
      <w:r>
        <w:rPr>
          <w:rFonts w:eastAsia="Arial" w:cs="Arial"/>
        </w:rPr>
        <w:t xml:space="preserve"> </w:t>
      </w:r>
      <w:commentRangeStart w:id="6"/>
      <w:r>
        <w:t>Figures</w:t>
      </w:r>
      <w:bookmarkEnd w:id="2"/>
      <w:bookmarkEnd w:id="3"/>
      <w:bookmarkEnd w:id="4"/>
      <w:bookmarkEnd w:id="5"/>
      <w:commentRangeEnd w:id="6"/>
      <w:r w:rsidR="006E2E8A">
        <w:rPr>
          <w:rStyle w:val="CommentReference"/>
          <w:rFonts w:eastAsia="Calibri" w:cs="Arial"/>
          <w:b w:val="0"/>
          <w:bCs w:val="0"/>
        </w:rPr>
        <w:commentReference w:id="6"/>
      </w:r>
    </w:p>
    <w:p w14:paraId="031B71A3" w14:textId="77777777" w:rsidR="002804C7"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42209142" w:history="1">
        <w:r w:rsidR="002804C7" w:rsidRPr="00AF3A8E">
          <w:rPr>
            <w:rStyle w:val="Hyperlink"/>
            <w:noProof/>
          </w:rPr>
          <w:t>Figure 1 - Electrical System Block Diagram</w:t>
        </w:r>
        <w:r w:rsidR="002804C7">
          <w:rPr>
            <w:noProof/>
            <w:webHidden/>
          </w:rPr>
          <w:tab/>
        </w:r>
        <w:r w:rsidR="002804C7">
          <w:rPr>
            <w:noProof/>
            <w:webHidden/>
          </w:rPr>
          <w:fldChar w:fldCharType="begin"/>
        </w:r>
        <w:r w:rsidR="002804C7">
          <w:rPr>
            <w:noProof/>
            <w:webHidden/>
          </w:rPr>
          <w:instrText xml:space="preserve"> PAGEREF _Toc442209142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4EE32F57"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43" w:history="1">
        <w:r w:rsidR="002804C7" w:rsidRPr="00AF3A8E">
          <w:rPr>
            <w:rStyle w:val="Hyperlink"/>
            <w:noProof/>
          </w:rPr>
          <w:t>Figure 2 - Drawings showing the vehicle from the front, top, and side</w:t>
        </w:r>
        <w:r w:rsidR="002804C7">
          <w:rPr>
            <w:noProof/>
            <w:webHidden/>
          </w:rPr>
          <w:tab/>
        </w:r>
        <w:r w:rsidR="002804C7">
          <w:rPr>
            <w:noProof/>
            <w:webHidden/>
          </w:rPr>
          <w:fldChar w:fldCharType="begin"/>
        </w:r>
        <w:r w:rsidR="002804C7">
          <w:rPr>
            <w:noProof/>
            <w:webHidden/>
          </w:rPr>
          <w:instrText xml:space="preserve"> PAGEREF _Toc442209143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7C9BEE20"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44" w:history="1">
        <w:r w:rsidR="002804C7" w:rsidRPr="00AF3A8E">
          <w:rPr>
            <w:rStyle w:val="Hyperlink"/>
            <w:noProof/>
          </w:rPr>
          <w:t>Figure 3 - Locations of all major TS components</w:t>
        </w:r>
        <w:r w:rsidR="002804C7">
          <w:rPr>
            <w:noProof/>
            <w:webHidden/>
          </w:rPr>
          <w:tab/>
        </w:r>
        <w:r w:rsidR="002804C7">
          <w:rPr>
            <w:noProof/>
            <w:webHidden/>
          </w:rPr>
          <w:fldChar w:fldCharType="begin"/>
        </w:r>
        <w:r w:rsidR="002804C7">
          <w:rPr>
            <w:noProof/>
            <w:webHidden/>
          </w:rPr>
          <w:instrText xml:space="preserve"> PAGEREF _Toc442209144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050B4A73"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45" w:history="1">
        <w:r w:rsidR="002804C7" w:rsidRPr="00AF3A8E">
          <w:rPr>
            <w:rStyle w:val="Hyperlink"/>
            <w:noProof/>
          </w:rPr>
          <w:t>Figure 4 - TSV Wiring Schematic</w:t>
        </w:r>
        <w:r w:rsidR="002804C7">
          <w:rPr>
            <w:noProof/>
            <w:webHidden/>
          </w:rPr>
          <w:tab/>
        </w:r>
        <w:r w:rsidR="002804C7">
          <w:rPr>
            <w:noProof/>
            <w:webHidden/>
          </w:rPr>
          <w:fldChar w:fldCharType="begin"/>
        </w:r>
        <w:r w:rsidR="002804C7">
          <w:rPr>
            <w:noProof/>
            <w:webHidden/>
          </w:rPr>
          <w:instrText xml:space="preserve"> PAGEREF _Toc442209145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1D33C4F8"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46" w:history="1">
        <w:r w:rsidR="002804C7" w:rsidRPr="00AF3A8E">
          <w:rPr>
            <w:rStyle w:val="Hyperlink"/>
            <w:noProof/>
          </w:rPr>
          <w:t>Figure 5 - TS and GLV separation</w:t>
        </w:r>
        <w:r w:rsidR="002804C7">
          <w:rPr>
            <w:noProof/>
            <w:webHidden/>
          </w:rPr>
          <w:tab/>
        </w:r>
        <w:r w:rsidR="002804C7">
          <w:rPr>
            <w:noProof/>
            <w:webHidden/>
          </w:rPr>
          <w:fldChar w:fldCharType="begin"/>
        </w:r>
        <w:r w:rsidR="002804C7">
          <w:rPr>
            <w:noProof/>
            <w:webHidden/>
          </w:rPr>
          <w:instrText xml:space="preserve"> PAGEREF _Toc442209146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618117E"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47" w:history="1">
        <w:r w:rsidR="002804C7" w:rsidRPr="00AF3A8E">
          <w:rPr>
            <w:rStyle w:val="Hyperlink"/>
            <w:noProof/>
          </w:rPr>
          <w:t>Figure 6 - Team Designed PCB Layout</w:t>
        </w:r>
        <w:r w:rsidR="002804C7">
          <w:rPr>
            <w:noProof/>
            <w:webHidden/>
          </w:rPr>
          <w:tab/>
        </w:r>
        <w:r w:rsidR="002804C7">
          <w:rPr>
            <w:noProof/>
            <w:webHidden/>
          </w:rPr>
          <w:fldChar w:fldCharType="begin"/>
        </w:r>
        <w:r w:rsidR="002804C7">
          <w:rPr>
            <w:noProof/>
            <w:webHidden/>
          </w:rPr>
          <w:instrText xml:space="preserve"> PAGEREF _Toc442209147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463FFD7"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48" w:history="1">
        <w:r w:rsidR="002804C7" w:rsidRPr="00AF3A8E">
          <w:rPr>
            <w:rStyle w:val="Hyperlink"/>
            <w:noProof/>
          </w:rPr>
          <w:t>Figure 7 – Safety Shutdown Circuit Schematic</w:t>
        </w:r>
        <w:r w:rsidR="002804C7">
          <w:rPr>
            <w:noProof/>
            <w:webHidden/>
          </w:rPr>
          <w:tab/>
        </w:r>
        <w:r w:rsidR="002804C7">
          <w:rPr>
            <w:noProof/>
            <w:webHidden/>
          </w:rPr>
          <w:fldChar w:fldCharType="begin"/>
        </w:r>
        <w:r w:rsidR="002804C7">
          <w:rPr>
            <w:noProof/>
            <w:webHidden/>
          </w:rPr>
          <w:instrText xml:space="preserve"> PAGEREF _Toc442209148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4B5AB89E"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49" w:history="1">
        <w:r w:rsidR="002804C7" w:rsidRPr="00AF3A8E">
          <w:rPr>
            <w:rStyle w:val="Hyperlink"/>
            <w:noProof/>
          </w:rPr>
          <w:t>Figure 8 – Location of Shutdown Circuit Components</w:t>
        </w:r>
        <w:r w:rsidR="002804C7">
          <w:rPr>
            <w:noProof/>
            <w:webHidden/>
          </w:rPr>
          <w:tab/>
        </w:r>
        <w:r w:rsidR="002804C7">
          <w:rPr>
            <w:noProof/>
            <w:webHidden/>
          </w:rPr>
          <w:fldChar w:fldCharType="begin"/>
        </w:r>
        <w:r w:rsidR="002804C7">
          <w:rPr>
            <w:noProof/>
            <w:webHidden/>
          </w:rPr>
          <w:instrText xml:space="preserve"> PAGEREF _Toc442209149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6"/>
          <w:footerReference w:type="even" r:id="rId17"/>
          <w:footerReference w:type="default" r:id="rId18"/>
          <w:headerReference w:type="first" r:id="rId19"/>
          <w:footerReference w:type="first" r:id="rId20"/>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7" w:name="_Toc442209094"/>
      <w:r>
        <w:lastRenderedPageBreak/>
        <w:t>List</w:t>
      </w:r>
      <w:r>
        <w:rPr>
          <w:rFonts w:eastAsia="Arial" w:cs="Arial"/>
        </w:rPr>
        <w:t xml:space="preserve"> </w:t>
      </w:r>
      <w:r>
        <w:t>of</w:t>
      </w:r>
      <w:r>
        <w:rPr>
          <w:rFonts w:eastAsia="Arial" w:cs="Arial"/>
        </w:rPr>
        <w:t xml:space="preserve"> </w:t>
      </w:r>
      <w:commentRangeStart w:id="8"/>
      <w:r>
        <w:t>Tables</w:t>
      </w:r>
      <w:bookmarkEnd w:id="7"/>
      <w:commentRangeEnd w:id="8"/>
      <w:r w:rsidR="00EA44FE">
        <w:rPr>
          <w:rStyle w:val="CommentReference"/>
          <w:rFonts w:eastAsia="Calibri" w:cs="Arial"/>
          <w:b w:val="0"/>
          <w:bCs w:val="0"/>
        </w:rPr>
        <w:commentReference w:id="8"/>
      </w:r>
    </w:p>
    <w:p w14:paraId="63D2D33D" w14:textId="77777777" w:rsidR="002804C7"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42209150" w:history="1">
        <w:r w:rsidR="002804C7" w:rsidRPr="00637646">
          <w:rPr>
            <w:rStyle w:val="Hyperlink"/>
            <w:noProof/>
          </w:rPr>
          <w:t>Table 1- General Electrical System Parameters</w:t>
        </w:r>
        <w:r w:rsidR="002804C7">
          <w:rPr>
            <w:noProof/>
            <w:webHidden/>
          </w:rPr>
          <w:tab/>
        </w:r>
        <w:r w:rsidR="002804C7">
          <w:rPr>
            <w:noProof/>
            <w:webHidden/>
          </w:rPr>
          <w:fldChar w:fldCharType="begin"/>
        </w:r>
        <w:r w:rsidR="002804C7">
          <w:rPr>
            <w:noProof/>
            <w:webHidden/>
          </w:rPr>
          <w:instrText xml:space="preserve"> PAGEREF _Toc442209150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29FEBBDB"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51" w:history="1">
        <w:r w:rsidR="002804C7" w:rsidRPr="00637646">
          <w:rPr>
            <w:rStyle w:val="Hyperlink"/>
            <w:noProof/>
          </w:rPr>
          <w:t>Table 2 - Fuse Table</w:t>
        </w:r>
        <w:r w:rsidR="002804C7">
          <w:rPr>
            <w:noProof/>
            <w:webHidden/>
          </w:rPr>
          <w:tab/>
        </w:r>
        <w:r w:rsidR="002804C7">
          <w:rPr>
            <w:noProof/>
            <w:webHidden/>
          </w:rPr>
          <w:fldChar w:fldCharType="begin"/>
        </w:r>
        <w:r w:rsidR="002804C7">
          <w:rPr>
            <w:noProof/>
            <w:webHidden/>
          </w:rPr>
          <w:instrText xml:space="preserve"> PAGEREF _Toc442209151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C797B3B"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52" w:history="1">
        <w:r w:rsidR="002804C7" w:rsidRPr="00637646">
          <w:rPr>
            <w:rStyle w:val="Hyperlink"/>
            <w:noProof/>
          </w:rPr>
          <w:t>Table 3 - Component Fuse Ratings</w:t>
        </w:r>
        <w:r w:rsidR="002804C7">
          <w:rPr>
            <w:noProof/>
            <w:webHidden/>
          </w:rPr>
          <w:tab/>
        </w:r>
        <w:r w:rsidR="002804C7">
          <w:rPr>
            <w:noProof/>
            <w:webHidden/>
          </w:rPr>
          <w:fldChar w:fldCharType="begin"/>
        </w:r>
        <w:r w:rsidR="002804C7">
          <w:rPr>
            <w:noProof/>
            <w:webHidden/>
          </w:rPr>
          <w:instrText xml:space="preserve"> PAGEREF _Toc442209152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B794287"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53" w:history="1">
        <w:r w:rsidR="002804C7" w:rsidRPr="00637646">
          <w:rPr>
            <w:rStyle w:val="Hyperlink"/>
            <w:noProof/>
          </w:rPr>
          <w:t>Table 4 - System Wire Table</w:t>
        </w:r>
        <w:r w:rsidR="002804C7">
          <w:rPr>
            <w:noProof/>
            <w:webHidden/>
          </w:rPr>
          <w:tab/>
        </w:r>
        <w:r w:rsidR="002804C7">
          <w:rPr>
            <w:noProof/>
            <w:webHidden/>
          </w:rPr>
          <w:fldChar w:fldCharType="begin"/>
        </w:r>
        <w:r w:rsidR="002804C7">
          <w:rPr>
            <w:noProof/>
            <w:webHidden/>
          </w:rPr>
          <w:instrText xml:space="preserve"> PAGEREF _Toc442209153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05FA0273"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54" w:history="1">
        <w:r w:rsidR="002804C7" w:rsidRPr="00637646">
          <w:rPr>
            <w:rStyle w:val="Hyperlink"/>
            <w:noProof/>
          </w:rPr>
          <w:t>Table 5 - PCB Spacings</w:t>
        </w:r>
        <w:r w:rsidR="002804C7">
          <w:rPr>
            <w:noProof/>
            <w:webHidden/>
          </w:rPr>
          <w:tab/>
        </w:r>
        <w:r w:rsidR="002804C7">
          <w:rPr>
            <w:noProof/>
            <w:webHidden/>
          </w:rPr>
          <w:fldChar w:fldCharType="begin"/>
        </w:r>
        <w:r w:rsidR="002804C7">
          <w:rPr>
            <w:noProof/>
            <w:webHidden/>
          </w:rPr>
          <w:instrText xml:space="preserve"> PAGEREF _Toc442209154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33C9B3D"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55" w:history="1">
        <w:r w:rsidR="002804C7" w:rsidRPr="00637646">
          <w:rPr>
            <w:rStyle w:val="Hyperlink"/>
            <w:noProof/>
          </w:rPr>
          <w:t>Table 6 – List of Containers with TS and GLV wiring</w:t>
        </w:r>
        <w:r w:rsidR="002804C7">
          <w:rPr>
            <w:noProof/>
            <w:webHidden/>
          </w:rPr>
          <w:tab/>
        </w:r>
        <w:r w:rsidR="002804C7">
          <w:rPr>
            <w:noProof/>
            <w:webHidden/>
          </w:rPr>
          <w:fldChar w:fldCharType="begin"/>
        </w:r>
        <w:r w:rsidR="002804C7">
          <w:rPr>
            <w:noProof/>
            <w:webHidden/>
          </w:rPr>
          <w:instrText xml:space="preserve"> PAGEREF _Toc442209155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271C6C79"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56" w:history="1">
        <w:r w:rsidR="002804C7" w:rsidRPr="00637646">
          <w:rPr>
            <w:rStyle w:val="Hyperlink"/>
            <w:noProof/>
          </w:rPr>
          <w:t>Table 7- Insulating Materials</w:t>
        </w:r>
        <w:r w:rsidR="002804C7">
          <w:rPr>
            <w:noProof/>
            <w:webHidden/>
          </w:rPr>
          <w:tab/>
        </w:r>
        <w:r w:rsidR="002804C7">
          <w:rPr>
            <w:noProof/>
            <w:webHidden/>
          </w:rPr>
          <w:fldChar w:fldCharType="begin"/>
        </w:r>
        <w:r w:rsidR="002804C7">
          <w:rPr>
            <w:noProof/>
            <w:webHidden/>
          </w:rPr>
          <w:instrText xml:space="preserve"> PAGEREF _Toc442209156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87A145C"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57" w:history="1">
        <w:r w:rsidR="002804C7" w:rsidRPr="00637646">
          <w:rPr>
            <w:rStyle w:val="Hyperlink"/>
            <w:noProof/>
          </w:rPr>
          <w:t>Table 8 - Conduit Data</w:t>
        </w:r>
        <w:r w:rsidR="002804C7">
          <w:rPr>
            <w:noProof/>
            <w:webHidden/>
          </w:rPr>
          <w:tab/>
        </w:r>
        <w:r w:rsidR="002804C7">
          <w:rPr>
            <w:noProof/>
            <w:webHidden/>
          </w:rPr>
          <w:fldChar w:fldCharType="begin"/>
        </w:r>
        <w:r w:rsidR="002804C7">
          <w:rPr>
            <w:noProof/>
            <w:webHidden/>
          </w:rPr>
          <w:instrText xml:space="preserve"> PAGEREF _Toc442209157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4E6BBBF4"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58" w:history="1">
        <w:r w:rsidR="002804C7" w:rsidRPr="00637646">
          <w:rPr>
            <w:rStyle w:val="Hyperlink"/>
            <w:noProof/>
          </w:rPr>
          <w:t>Table 9 - Shielded Dual Insulated Cable Data</w:t>
        </w:r>
        <w:r w:rsidR="002804C7">
          <w:rPr>
            <w:noProof/>
            <w:webHidden/>
          </w:rPr>
          <w:tab/>
        </w:r>
        <w:r w:rsidR="002804C7">
          <w:rPr>
            <w:noProof/>
            <w:webHidden/>
          </w:rPr>
          <w:fldChar w:fldCharType="begin"/>
        </w:r>
        <w:r w:rsidR="002804C7">
          <w:rPr>
            <w:noProof/>
            <w:webHidden/>
          </w:rPr>
          <w:instrText xml:space="preserve"> PAGEREF _Toc442209158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161651C4"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59" w:history="1">
        <w:r w:rsidR="002804C7" w:rsidRPr="00637646">
          <w:rPr>
            <w:rStyle w:val="Hyperlink"/>
            <w:noProof/>
          </w:rPr>
          <w:t>Table 10 - Motor Data</w:t>
        </w:r>
        <w:r w:rsidR="002804C7">
          <w:rPr>
            <w:noProof/>
            <w:webHidden/>
          </w:rPr>
          <w:tab/>
        </w:r>
        <w:r w:rsidR="002804C7">
          <w:rPr>
            <w:noProof/>
            <w:webHidden/>
          </w:rPr>
          <w:fldChar w:fldCharType="begin"/>
        </w:r>
        <w:r w:rsidR="002804C7">
          <w:rPr>
            <w:noProof/>
            <w:webHidden/>
          </w:rPr>
          <w:instrText xml:space="preserve"> PAGEREF _Toc442209159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714B82AC"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60" w:history="1">
        <w:r w:rsidR="002804C7" w:rsidRPr="00637646">
          <w:rPr>
            <w:rStyle w:val="Hyperlink"/>
            <w:noProof/>
          </w:rPr>
          <w:t>Table 11 - Motor Controller Data</w:t>
        </w:r>
        <w:r w:rsidR="002804C7">
          <w:rPr>
            <w:noProof/>
            <w:webHidden/>
          </w:rPr>
          <w:tab/>
        </w:r>
        <w:r w:rsidR="002804C7">
          <w:rPr>
            <w:noProof/>
            <w:webHidden/>
          </w:rPr>
          <w:fldChar w:fldCharType="begin"/>
        </w:r>
        <w:r w:rsidR="002804C7">
          <w:rPr>
            <w:noProof/>
            <w:webHidden/>
          </w:rPr>
          <w:instrText xml:space="preserve"> PAGEREF _Toc442209160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E102B5"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61" w:history="1">
        <w:r w:rsidR="002804C7" w:rsidRPr="00637646">
          <w:rPr>
            <w:rStyle w:val="Hyperlink"/>
            <w:noProof/>
          </w:rPr>
          <w:t>Table 12 – TSMP Resistor Data</w:t>
        </w:r>
        <w:r w:rsidR="002804C7">
          <w:rPr>
            <w:noProof/>
            <w:webHidden/>
          </w:rPr>
          <w:tab/>
        </w:r>
        <w:r w:rsidR="002804C7">
          <w:rPr>
            <w:noProof/>
            <w:webHidden/>
          </w:rPr>
          <w:fldChar w:fldCharType="begin"/>
        </w:r>
        <w:r w:rsidR="002804C7">
          <w:rPr>
            <w:noProof/>
            <w:webHidden/>
          </w:rPr>
          <w:instrText xml:space="preserve"> PAGEREF _Toc442209161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6B31CE44"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62" w:history="1">
        <w:r w:rsidR="002804C7" w:rsidRPr="00637646">
          <w:rPr>
            <w:rStyle w:val="Hyperlink"/>
            <w:noProof/>
          </w:rPr>
          <w:t>Table 13 - Data for the pre-charge resistor</w:t>
        </w:r>
        <w:r w:rsidR="002804C7">
          <w:rPr>
            <w:noProof/>
            <w:webHidden/>
          </w:rPr>
          <w:tab/>
        </w:r>
        <w:r w:rsidR="002804C7">
          <w:rPr>
            <w:noProof/>
            <w:webHidden/>
          </w:rPr>
          <w:fldChar w:fldCharType="begin"/>
        </w:r>
        <w:r w:rsidR="002804C7">
          <w:rPr>
            <w:noProof/>
            <w:webHidden/>
          </w:rPr>
          <w:instrText xml:space="preserve"> PAGEREF _Toc442209162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0C2F1EC"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63" w:history="1">
        <w:r w:rsidR="002804C7" w:rsidRPr="00637646">
          <w:rPr>
            <w:rStyle w:val="Hyperlink"/>
            <w:noProof/>
          </w:rPr>
          <w:t>Table 14 - Data of the pre-charge relay</w:t>
        </w:r>
        <w:r w:rsidR="002804C7">
          <w:rPr>
            <w:noProof/>
            <w:webHidden/>
          </w:rPr>
          <w:tab/>
        </w:r>
        <w:r w:rsidR="002804C7">
          <w:rPr>
            <w:noProof/>
            <w:webHidden/>
          </w:rPr>
          <w:fldChar w:fldCharType="begin"/>
        </w:r>
        <w:r w:rsidR="002804C7">
          <w:rPr>
            <w:noProof/>
            <w:webHidden/>
          </w:rPr>
          <w:instrText xml:space="preserve"> PAGEREF _Toc442209163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01C7E83E"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64" w:history="1">
        <w:r w:rsidR="002804C7" w:rsidRPr="00637646">
          <w:rPr>
            <w:rStyle w:val="Hyperlink"/>
            <w:noProof/>
          </w:rPr>
          <w:t>Table 15 - Data of the discharge circuit.</w:t>
        </w:r>
        <w:r w:rsidR="002804C7">
          <w:rPr>
            <w:noProof/>
            <w:webHidden/>
          </w:rPr>
          <w:tab/>
        </w:r>
        <w:r w:rsidR="002804C7">
          <w:rPr>
            <w:noProof/>
            <w:webHidden/>
          </w:rPr>
          <w:fldChar w:fldCharType="begin"/>
        </w:r>
        <w:r w:rsidR="002804C7">
          <w:rPr>
            <w:noProof/>
            <w:webHidden/>
          </w:rPr>
          <w:instrText xml:space="preserve"> PAGEREF _Toc442209164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6D254F96"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65" w:history="1">
        <w:r w:rsidR="002804C7" w:rsidRPr="00637646">
          <w:rPr>
            <w:rStyle w:val="Hyperlink"/>
            <w:noProof/>
            <w:lang w:val="de-DE"/>
          </w:rPr>
          <w:t>Table 16 - Throttle Position encoder data</w:t>
        </w:r>
        <w:r w:rsidR="002804C7">
          <w:rPr>
            <w:noProof/>
            <w:webHidden/>
          </w:rPr>
          <w:tab/>
        </w:r>
        <w:r w:rsidR="002804C7">
          <w:rPr>
            <w:noProof/>
            <w:webHidden/>
          </w:rPr>
          <w:fldChar w:fldCharType="begin"/>
        </w:r>
        <w:r w:rsidR="002804C7">
          <w:rPr>
            <w:noProof/>
            <w:webHidden/>
          </w:rPr>
          <w:instrText xml:space="preserve"> PAGEREF _Toc442209165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4B6B2F1F"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66" w:history="1">
        <w:r w:rsidR="002804C7" w:rsidRPr="00637646">
          <w:rPr>
            <w:rStyle w:val="Hyperlink"/>
            <w:noProof/>
          </w:rPr>
          <w:t>Table 17 - Main accumulator parameters</w:t>
        </w:r>
        <w:r w:rsidR="002804C7">
          <w:rPr>
            <w:noProof/>
            <w:webHidden/>
          </w:rPr>
          <w:tab/>
        </w:r>
        <w:r w:rsidR="002804C7">
          <w:rPr>
            <w:noProof/>
            <w:webHidden/>
          </w:rPr>
          <w:fldChar w:fldCharType="begin"/>
        </w:r>
        <w:r w:rsidR="002804C7">
          <w:rPr>
            <w:noProof/>
            <w:webHidden/>
          </w:rPr>
          <w:instrText xml:space="preserve"> PAGEREF _Toc442209166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69FB8BF4"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67" w:history="1">
        <w:r w:rsidR="002804C7" w:rsidRPr="00637646">
          <w:rPr>
            <w:rStyle w:val="Hyperlink"/>
            <w:noProof/>
          </w:rPr>
          <w:t>Table 18 - Main cell specification</w:t>
        </w:r>
        <w:r w:rsidR="002804C7">
          <w:rPr>
            <w:noProof/>
            <w:webHidden/>
          </w:rPr>
          <w:tab/>
        </w:r>
        <w:r w:rsidR="002804C7">
          <w:rPr>
            <w:noProof/>
            <w:webHidden/>
          </w:rPr>
          <w:fldChar w:fldCharType="begin"/>
        </w:r>
        <w:r w:rsidR="002804C7">
          <w:rPr>
            <w:noProof/>
            <w:webHidden/>
          </w:rPr>
          <w:instrText xml:space="preserve"> PAGEREF _Toc442209167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72350BB8"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68" w:history="1">
        <w:r w:rsidR="002804C7" w:rsidRPr="00637646">
          <w:rPr>
            <w:rStyle w:val="Hyperlink"/>
            <w:noProof/>
          </w:rPr>
          <w:t>Table 19 - SMD Data</w:t>
        </w:r>
        <w:r w:rsidR="002804C7">
          <w:rPr>
            <w:noProof/>
            <w:webHidden/>
          </w:rPr>
          <w:tab/>
        </w:r>
        <w:r w:rsidR="002804C7">
          <w:rPr>
            <w:noProof/>
            <w:webHidden/>
          </w:rPr>
          <w:fldChar w:fldCharType="begin"/>
        </w:r>
        <w:r w:rsidR="002804C7">
          <w:rPr>
            <w:noProof/>
            <w:webHidden/>
          </w:rPr>
          <w:instrText xml:space="preserve"> PAGEREF _Toc442209168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780F8A40"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69" w:history="1">
        <w:r w:rsidR="002804C7" w:rsidRPr="00637646">
          <w:rPr>
            <w:rStyle w:val="Hyperlink"/>
            <w:noProof/>
          </w:rPr>
          <w:t>Table 20 - Cell Temperature Monitoring</w:t>
        </w:r>
        <w:r w:rsidR="002804C7">
          <w:rPr>
            <w:noProof/>
            <w:webHidden/>
          </w:rPr>
          <w:tab/>
        </w:r>
        <w:r w:rsidR="002804C7">
          <w:rPr>
            <w:noProof/>
            <w:webHidden/>
          </w:rPr>
          <w:fldChar w:fldCharType="begin"/>
        </w:r>
        <w:r w:rsidR="002804C7">
          <w:rPr>
            <w:noProof/>
            <w:webHidden/>
          </w:rPr>
          <w:instrText xml:space="preserve"> PAGEREF _Toc442209169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737B58F"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70" w:history="1">
        <w:r w:rsidR="002804C7" w:rsidRPr="00637646">
          <w:rPr>
            <w:rStyle w:val="Hyperlink"/>
            <w:noProof/>
          </w:rPr>
          <w:t>Table 21 AIR data</w:t>
        </w:r>
        <w:r w:rsidR="002804C7">
          <w:rPr>
            <w:noProof/>
            <w:webHidden/>
          </w:rPr>
          <w:tab/>
        </w:r>
        <w:r w:rsidR="002804C7">
          <w:rPr>
            <w:noProof/>
            <w:webHidden/>
          </w:rPr>
          <w:fldChar w:fldCharType="begin"/>
        </w:r>
        <w:r w:rsidR="002804C7">
          <w:rPr>
            <w:noProof/>
            <w:webHidden/>
          </w:rPr>
          <w:instrText xml:space="preserve"> PAGEREF _Toc442209170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7F3CEF9C"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71" w:history="1">
        <w:r w:rsidR="002804C7" w:rsidRPr="00637646">
          <w:rPr>
            <w:rStyle w:val="Hyperlink"/>
            <w:noProof/>
          </w:rPr>
          <w:t>Table 22 - AMS Data</w:t>
        </w:r>
        <w:r w:rsidR="002804C7">
          <w:rPr>
            <w:noProof/>
            <w:webHidden/>
          </w:rPr>
          <w:tab/>
        </w:r>
        <w:r w:rsidR="002804C7">
          <w:rPr>
            <w:noProof/>
            <w:webHidden/>
          </w:rPr>
          <w:fldChar w:fldCharType="begin"/>
        </w:r>
        <w:r w:rsidR="002804C7">
          <w:rPr>
            <w:noProof/>
            <w:webHidden/>
          </w:rPr>
          <w:instrText xml:space="preserve"> PAGEREF _Toc442209171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FC12A82"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72" w:history="1">
        <w:r w:rsidR="002804C7" w:rsidRPr="00637646">
          <w:rPr>
            <w:rStyle w:val="Hyperlink"/>
            <w:noProof/>
          </w:rPr>
          <w:t>Table 23 - Charger data</w:t>
        </w:r>
        <w:r w:rsidR="002804C7">
          <w:rPr>
            <w:noProof/>
            <w:webHidden/>
          </w:rPr>
          <w:tab/>
        </w:r>
        <w:r w:rsidR="002804C7">
          <w:rPr>
            <w:noProof/>
            <w:webHidden/>
          </w:rPr>
          <w:fldChar w:fldCharType="begin"/>
        </w:r>
        <w:r w:rsidR="002804C7">
          <w:rPr>
            <w:noProof/>
            <w:webHidden/>
          </w:rPr>
          <w:instrText xml:space="preserve"> PAGEREF _Toc442209172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10889A5E"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73" w:history="1">
        <w:r w:rsidR="002804C7" w:rsidRPr="00637646">
          <w:rPr>
            <w:rStyle w:val="Hyperlink"/>
            <w:noProof/>
          </w:rPr>
          <w:t>Table 24 - Switches&amp; devices</w:t>
        </w:r>
        <w:r w:rsidR="002804C7" w:rsidRPr="00637646">
          <w:rPr>
            <w:rStyle w:val="Hyperlink"/>
            <w:rFonts w:eastAsia="Times New Roman" w:cs="Times New Roman"/>
            <w:noProof/>
          </w:rPr>
          <w:t xml:space="preserve"> </w:t>
        </w:r>
        <w:r w:rsidR="002804C7" w:rsidRPr="00637646">
          <w:rPr>
            <w:rStyle w:val="Hyperlink"/>
            <w:noProof/>
          </w:rPr>
          <w:t>in</w:t>
        </w:r>
        <w:r w:rsidR="002804C7" w:rsidRPr="00637646">
          <w:rPr>
            <w:rStyle w:val="Hyperlink"/>
            <w:rFonts w:eastAsia="Times New Roman" w:cs="Times New Roman"/>
            <w:noProof/>
          </w:rPr>
          <w:t xml:space="preserve"> </w:t>
        </w:r>
        <w:r w:rsidR="002804C7" w:rsidRPr="00637646">
          <w:rPr>
            <w:rStyle w:val="Hyperlink"/>
            <w:noProof/>
          </w:rPr>
          <w:t>the</w:t>
        </w:r>
        <w:r w:rsidR="002804C7" w:rsidRPr="00637646">
          <w:rPr>
            <w:rStyle w:val="Hyperlink"/>
            <w:rFonts w:eastAsia="Times New Roman" w:cs="Times New Roman"/>
            <w:noProof/>
          </w:rPr>
          <w:t xml:space="preserve"> shutdown </w:t>
        </w:r>
        <w:r w:rsidR="002804C7" w:rsidRPr="00637646">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_Toc442209173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396B328"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74" w:history="1">
        <w:r w:rsidR="002804C7" w:rsidRPr="00637646">
          <w:rPr>
            <w:rStyle w:val="Hyperlink"/>
            <w:noProof/>
          </w:rPr>
          <w:t>Table 25 - Shutdown circuit Current Draw</w:t>
        </w:r>
        <w:r w:rsidR="002804C7">
          <w:rPr>
            <w:noProof/>
            <w:webHidden/>
          </w:rPr>
          <w:tab/>
        </w:r>
        <w:r w:rsidR="002804C7">
          <w:rPr>
            <w:noProof/>
            <w:webHidden/>
          </w:rPr>
          <w:fldChar w:fldCharType="begin"/>
        </w:r>
        <w:r w:rsidR="002804C7">
          <w:rPr>
            <w:noProof/>
            <w:webHidden/>
          </w:rPr>
          <w:instrText xml:space="preserve"> PAGEREF _Toc442209174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2763E96A"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75" w:history="1">
        <w:r w:rsidR="002804C7" w:rsidRPr="00637646">
          <w:rPr>
            <w:rStyle w:val="Hyperlink"/>
            <w:noProof/>
          </w:rPr>
          <w:t>Table 26 Parameters of the IMD</w:t>
        </w:r>
        <w:r w:rsidR="002804C7">
          <w:rPr>
            <w:noProof/>
            <w:webHidden/>
          </w:rPr>
          <w:tab/>
        </w:r>
        <w:r w:rsidR="002804C7">
          <w:rPr>
            <w:noProof/>
            <w:webHidden/>
          </w:rPr>
          <w:fldChar w:fldCharType="begin"/>
        </w:r>
        <w:r w:rsidR="002804C7">
          <w:rPr>
            <w:noProof/>
            <w:webHidden/>
          </w:rPr>
          <w:instrText xml:space="preserve"> PAGEREF _Toc442209175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3EFE3FDB" w14:textId="77777777" w:rsidR="002804C7" w:rsidRDefault="00FE5C02">
      <w:pPr>
        <w:pStyle w:val="TableofFigures"/>
        <w:tabs>
          <w:tab w:val="right" w:leader="dot" w:pos="9638"/>
        </w:tabs>
        <w:rPr>
          <w:rFonts w:asciiTheme="minorHAnsi" w:eastAsiaTheme="minorEastAsia" w:hAnsiTheme="minorHAnsi" w:cstheme="minorBidi"/>
          <w:noProof/>
          <w:lang w:eastAsia="en-US"/>
        </w:rPr>
      </w:pPr>
      <w:hyperlink w:anchor="_Toc442209176" w:history="1">
        <w:r w:rsidR="002804C7" w:rsidRPr="00637646">
          <w:rPr>
            <w:rStyle w:val="Hyperlink"/>
            <w:noProof/>
          </w:rPr>
          <w:t>Table 27- GLV System Data</w:t>
        </w:r>
        <w:r w:rsidR="002804C7">
          <w:rPr>
            <w:noProof/>
            <w:webHidden/>
          </w:rPr>
          <w:tab/>
        </w:r>
        <w:r w:rsidR="002804C7">
          <w:rPr>
            <w:noProof/>
            <w:webHidden/>
          </w:rPr>
          <w:fldChar w:fldCharType="begin"/>
        </w:r>
        <w:r w:rsidR="002804C7">
          <w:rPr>
            <w:noProof/>
            <w:webHidden/>
          </w:rPr>
          <w:instrText xml:space="preserve"> PAGEREF _Toc442209176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1"/>
          <w:footerReference w:type="even" r:id="rId22"/>
          <w:headerReference w:type="first" r:id="rId23"/>
          <w:footerReference w:type="first" r:id="rId24"/>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9" w:name="_Toc442209095"/>
      <w:r>
        <w:lastRenderedPageBreak/>
        <w:t>List</w:t>
      </w:r>
      <w:r>
        <w:rPr>
          <w:rFonts w:eastAsia="Arial" w:cs="Arial"/>
        </w:rPr>
        <w:t xml:space="preserve"> </w:t>
      </w:r>
      <w:r>
        <w:t>of</w:t>
      </w:r>
      <w:r>
        <w:rPr>
          <w:rFonts w:eastAsia="Arial" w:cs="Arial"/>
        </w:rPr>
        <w:t xml:space="preserve"> </w:t>
      </w:r>
      <w:commentRangeStart w:id="10"/>
      <w:commentRangeStart w:id="11"/>
      <w:r>
        <w:t>Abbreviations</w:t>
      </w:r>
      <w:bookmarkEnd w:id="9"/>
      <w:commentRangeEnd w:id="10"/>
      <w:r w:rsidR="00494589">
        <w:rPr>
          <w:rStyle w:val="CommentReference"/>
          <w:rFonts w:eastAsia="Calibri" w:cs="Arial"/>
          <w:b w:val="0"/>
          <w:bCs w:val="0"/>
        </w:rPr>
        <w:commentReference w:id="10"/>
      </w:r>
      <w:commentRangeEnd w:id="11"/>
      <w:r w:rsidR="002516CB">
        <w:rPr>
          <w:rStyle w:val="CommentReference"/>
          <w:rFonts w:eastAsia="Calibri" w:cs="Arial"/>
          <w:b w:val="0"/>
          <w:bCs w:val="0"/>
        </w:rPr>
        <w:commentReference w:id="11"/>
      </w:r>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35F2BD29" w14:textId="77777777" w:rsidR="003C23A0"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5"/>
          <w:footerReference w:type="even" r:id="rId26"/>
          <w:footerReference w:type="default" r:id="rId27"/>
          <w:headerReference w:type="first" r:id="rId28"/>
          <w:footerReference w:type="first" r:id="rId29"/>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12" w:name="_Toc442209096"/>
      <w:bookmarkStart w:id="13" w:name="_Ref261249217"/>
      <w:r>
        <w:lastRenderedPageBreak/>
        <w:t>Vehicle</w:t>
      </w:r>
      <w:r w:rsidR="00C95CE5" w:rsidRPr="00377713">
        <w:rPr>
          <w:rFonts w:eastAsia="Arial"/>
        </w:rPr>
        <w:t xml:space="preserve"> </w:t>
      </w:r>
      <w:r w:rsidR="00C95CE5" w:rsidRPr="00377713">
        <w:t>Overview</w:t>
      </w:r>
      <w:bookmarkEnd w:id="12"/>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FE5C02" w:rsidP="00EC6ABB">
      <w:pPr>
        <w:ind w:firstLine="708"/>
        <w:rPr>
          <w:sz w:val="24"/>
        </w:rPr>
      </w:pPr>
      <w:sdt>
        <w:sdtPr>
          <w:rPr>
            <w:sz w:val="24"/>
          </w:rPr>
          <w:id w:val="1901171295"/>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FE5C02" w:rsidP="00EC6ABB">
      <w:pPr>
        <w:ind w:firstLine="708"/>
        <w:rPr>
          <w:sz w:val="24"/>
        </w:rPr>
      </w:pPr>
      <w:sdt>
        <w:sdtPr>
          <w:rPr>
            <w:sz w:val="24"/>
          </w:rPr>
          <w:id w:val="-1234703371"/>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FE5C02" w:rsidP="00EC6ABB">
      <w:pPr>
        <w:pStyle w:val="ListParagraph"/>
        <w:rPr>
          <w:sz w:val="24"/>
        </w:rPr>
      </w:pPr>
      <w:sdt>
        <w:sdtPr>
          <w:rPr>
            <w:sz w:val="24"/>
          </w:rPr>
          <w:id w:val="341822958"/>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FE5C02" w:rsidP="00EC6ABB">
      <w:pPr>
        <w:pStyle w:val="ListParagraph"/>
        <w:ind w:left="1440"/>
        <w:rPr>
          <w:sz w:val="24"/>
        </w:rPr>
      </w:pPr>
      <w:sdt>
        <w:sdtPr>
          <w:rPr>
            <w:sz w:val="24"/>
          </w:rPr>
          <w:id w:val="-1772155316"/>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FE5C02" w:rsidP="00EC6ABB">
      <w:pPr>
        <w:pStyle w:val="ListParagraph"/>
        <w:ind w:left="1440"/>
        <w:rPr>
          <w:sz w:val="24"/>
        </w:rPr>
      </w:pPr>
      <w:sdt>
        <w:sdtPr>
          <w:rPr>
            <w:sz w:val="24"/>
          </w:rPr>
          <w:id w:val="-1140344783"/>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FE5C02" w:rsidP="00EC6ABB">
      <w:pPr>
        <w:pStyle w:val="ListParagraph"/>
        <w:rPr>
          <w:sz w:val="24"/>
        </w:rPr>
      </w:pPr>
      <w:sdt>
        <w:sdtPr>
          <w:rPr>
            <w:sz w:val="24"/>
          </w:rPr>
          <w:id w:val="-2074811411"/>
          <w14:checkbox>
            <w14:checked w14:val="0"/>
            <w14:checkedState w14:val="2612" w14:font="MS Gothic"/>
            <w14:uncheckedState w14:val="2610" w14:font="MS Gothic"/>
          </w14:checkbox>
        </w:sdtPr>
        <w:sdtEnd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FE5C02" w:rsidP="00EC6ABB">
      <w:pPr>
        <w:pStyle w:val="ListParagraph"/>
        <w:rPr>
          <w:sz w:val="24"/>
        </w:rPr>
      </w:pPr>
      <w:sdt>
        <w:sdtPr>
          <w:rPr>
            <w:sz w:val="24"/>
          </w:rPr>
          <w:id w:val="2022125391"/>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FE5C02" w:rsidP="00EC6ABB">
      <w:pPr>
        <w:pStyle w:val="ListParagraph"/>
        <w:rPr>
          <w:sz w:val="24"/>
        </w:rPr>
      </w:pPr>
      <w:sdt>
        <w:sdtPr>
          <w:rPr>
            <w:sz w:val="24"/>
          </w:rPr>
          <w:id w:val="749007539"/>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FE5C02" w:rsidP="00EC6ABB">
      <w:pPr>
        <w:pStyle w:val="ListParagraph"/>
        <w:rPr>
          <w:sz w:val="24"/>
        </w:rPr>
      </w:pPr>
      <w:sdt>
        <w:sdtPr>
          <w:rPr>
            <w:sz w:val="24"/>
          </w:rPr>
          <w:id w:val="816072595"/>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FE5C02" w:rsidP="00EC6ABB">
      <w:pPr>
        <w:pStyle w:val="ListParagraph"/>
        <w:rPr>
          <w:sz w:val="24"/>
        </w:rPr>
      </w:pPr>
      <w:sdt>
        <w:sdtPr>
          <w:rPr>
            <w:sz w:val="24"/>
          </w:rPr>
          <w:id w:val="531078958"/>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FE5C02" w:rsidP="00EC6ABB">
      <w:pPr>
        <w:pStyle w:val="ListParagraph"/>
        <w:rPr>
          <w:sz w:val="24"/>
        </w:rPr>
      </w:pPr>
      <w:sdt>
        <w:sdtPr>
          <w:rPr>
            <w:sz w:val="24"/>
          </w:rPr>
          <w:id w:val="-49610196"/>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FE5C02" w:rsidP="00EC6ABB">
      <w:pPr>
        <w:pStyle w:val="ListParagraph"/>
        <w:rPr>
          <w:sz w:val="24"/>
        </w:rPr>
      </w:pPr>
      <w:sdt>
        <w:sdtPr>
          <w:rPr>
            <w:sz w:val="24"/>
          </w:rPr>
          <w:id w:val="-1435594595"/>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FE5C02" w:rsidP="00EC6ABB">
      <w:pPr>
        <w:pStyle w:val="ListParagraph"/>
        <w:rPr>
          <w:sz w:val="24"/>
        </w:rPr>
      </w:pPr>
      <w:sdt>
        <w:sdtPr>
          <w:rPr>
            <w:sz w:val="24"/>
          </w:rPr>
          <w:id w:val="857775633"/>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FE5C02" w:rsidP="00EC6ABB">
      <w:pPr>
        <w:pStyle w:val="ListParagraph"/>
        <w:rPr>
          <w:sz w:val="24"/>
        </w:rPr>
      </w:pPr>
      <w:sdt>
        <w:sdtPr>
          <w:rPr>
            <w:sz w:val="24"/>
          </w:rPr>
          <w:id w:val="1455207543"/>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commentRangeStart w:id="14"/>
      <w:r>
        <w:lastRenderedPageBreak/>
        <w:t>NARRATIVE OVERVIEW</w:t>
      </w:r>
      <w:commentRangeEnd w:id="14"/>
      <w:r w:rsidR="00041346">
        <w:rPr>
          <w:rStyle w:val="CommentReference"/>
          <w:rFonts w:eastAsia="Calibri" w:cs="Arial"/>
          <w:b w:val="0"/>
        </w:rPr>
        <w:commentReference w:id="14"/>
      </w:r>
    </w:p>
    <w:p w14:paraId="386AA5F2" w14:textId="77777777" w:rsidR="00514A80" w:rsidRDefault="00672EA3" w:rsidP="00514A80">
      <w:pPr>
        <w:pStyle w:val="ListParagraph1"/>
        <w:ind w:left="360"/>
        <w:rPr>
          <w:ins w:id="15" w:author="Windows User" w:date="2017-02-20T13:16:00Z"/>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1B23A75" w14:textId="0790CFB0" w:rsidR="003B5A55" w:rsidRPr="003B5A55" w:rsidRDefault="003B5A55" w:rsidP="00514A80">
      <w:pPr>
        <w:pStyle w:val="ListParagraph1"/>
        <w:ind w:left="360"/>
        <w:rPr>
          <w:iCs/>
          <w:lang w:val="en-GB"/>
          <w:rPrChange w:id="16" w:author="Windows User" w:date="2017-02-20T13:16:00Z">
            <w:rPr>
              <w:i/>
              <w:lang w:val="en-GB"/>
            </w:rPr>
          </w:rPrChange>
        </w:rPr>
      </w:pPr>
      <w:ins w:id="17" w:author="Windows User" w:date="2017-02-20T13:16:00Z">
        <w:r>
          <w:rPr>
            <w:iCs/>
            <w:lang w:val="en-GB"/>
          </w:rPr>
          <w:t xml:space="preserve">The high voltage will be entering the TSI System from the accumulator and pass through the IMD to ensure that there are no ground connections to the chassis. </w:t>
        </w:r>
      </w:ins>
      <w:ins w:id="18" w:author="Windows User" w:date="2017-02-20T13:17:00Z">
        <w:r>
          <w:rPr>
            <w:iCs/>
            <w:lang w:val="en-GB"/>
          </w:rPr>
          <w:t>This will then be passed onto the motor controller that will determine the voltage to apply to the motor itself.</w:t>
        </w:r>
      </w:ins>
    </w:p>
    <w:p w14:paraId="6E6CF8A6" w14:textId="77777777" w:rsidR="00514A80" w:rsidRDefault="00514A80"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bookmarkStart w:id="19" w:name="_Toc442209142"/>
    </w:p>
    <w:p w14:paraId="7EF32D96" w14:textId="783424C8" w:rsidR="00F41CBD" w:rsidRDefault="00514A80" w:rsidP="00F16688">
      <w:pPr>
        <w:pStyle w:val="Caption"/>
      </w:pPr>
      <w:r>
        <w:t xml:space="preserve">Figure </w:t>
      </w:r>
      <w:r w:rsidR="00FB6611">
        <w:fldChar w:fldCharType="begin"/>
      </w:r>
      <w:r w:rsidR="00FB6611">
        <w:instrText xml:space="preserve"> SEQ Figure \* ARABIC </w:instrText>
      </w:r>
      <w:r w:rsidR="00FB6611">
        <w:fldChar w:fldCharType="separate"/>
      </w:r>
      <w:r w:rsidR="001E0D98">
        <w:t>1</w:t>
      </w:r>
      <w:r w:rsidR="00FB6611">
        <w:fldChar w:fldCharType="end"/>
      </w:r>
      <w:r w:rsidR="00071E8F">
        <w:t xml:space="preserve"> </w:t>
      </w:r>
      <w:r>
        <w:t>- Electrical System Block Diagram</w:t>
      </w:r>
      <w:bookmarkEnd w:id="19"/>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commentRangeStart w:id="20"/>
      <w:r>
        <w:rPr>
          <w:rFonts w:eastAsia="Arial"/>
          <w:noProof/>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20"/>
      <w:r w:rsidR="00CD6994">
        <w:rPr>
          <w:rStyle w:val="CommentReference"/>
        </w:rPr>
        <w:commentReference w:id="20"/>
      </w:r>
    </w:p>
    <w:p w14:paraId="353C3939" w14:textId="77777777" w:rsidR="00C07A5E" w:rsidRDefault="00C07A5E" w:rsidP="00753253">
      <w:pPr>
        <w:pStyle w:val="Caption"/>
      </w:pPr>
      <w:bookmarkStart w:id="21" w:name="_Toc442209143"/>
      <w:r>
        <w:t xml:space="preserve">Figure </w:t>
      </w:r>
      <w:r w:rsidR="00FB6611">
        <w:fldChar w:fldCharType="begin"/>
      </w:r>
      <w:r w:rsidR="00FB6611">
        <w:instrText xml:space="preserve"> SEQ Figure \* ARABIC </w:instrText>
      </w:r>
      <w:r w:rsidR="00FB6611">
        <w:fldChar w:fldCharType="separate"/>
      </w:r>
      <w:r w:rsidR="001E0D98">
        <w:t>2</w:t>
      </w:r>
      <w:r w:rsidR="00FB6611">
        <w:fldChar w:fldCharType="end"/>
      </w:r>
      <w:r>
        <w:t xml:space="preserve"> - </w:t>
      </w:r>
      <w:r w:rsidR="00F41CBD">
        <w:t>D</w:t>
      </w:r>
      <w:r w:rsidRPr="00323399">
        <w:t>rawings showing the vehicl</w:t>
      </w:r>
      <w:r>
        <w:t>e from the front, top, and side</w:t>
      </w:r>
      <w:bookmarkEnd w:id="21"/>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22" w:name="_Toc442209144"/>
      <w:commentRangeStart w:id="23"/>
      <w:r>
        <w:t xml:space="preserve">Figure </w:t>
      </w:r>
      <w:r w:rsidR="00FB6611">
        <w:fldChar w:fldCharType="begin"/>
      </w:r>
      <w:r w:rsidR="00FB6611">
        <w:instrText xml:space="preserve"> SEQ Figure \* ARABIC </w:instrText>
      </w:r>
      <w:r w:rsidR="00FB6611">
        <w:fldChar w:fldCharType="separate"/>
      </w:r>
      <w:r w:rsidR="001E0D98">
        <w:t>3</w:t>
      </w:r>
      <w:r w:rsidR="00FB6611">
        <w:fldChar w:fldCharType="end"/>
      </w:r>
      <w:r>
        <w:t xml:space="preserve"> - L</w:t>
      </w:r>
      <w:r w:rsidRPr="00C965AC">
        <w:t>ocations of all major TS components</w:t>
      </w:r>
      <w:bookmarkEnd w:id="22"/>
      <w:commentRangeEnd w:id="23"/>
      <w:r w:rsidR="00D85D7A">
        <w:rPr>
          <w:rStyle w:val="CommentReference"/>
          <w:rFonts w:cs="Arial"/>
          <w:i w:val="0"/>
          <w:iCs w:val="0"/>
          <w:noProof w:val="0"/>
        </w:rPr>
        <w:commentReference w:id="23"/>
      </w:r>
    </w:p>
    <w:p w14:paraId="00C4E655" w14:textId="77777777" w:rsidR="006829CD" w:rsidRDefault="006829CD" w:rsidP="00B02913">
      <w:pPr>
        <w:keepNext/>
        <w:jc w:val="center"/>
      </w:pPr>
    </w:p>
    <w:p w14:paraId="1CC4F31E" w14:textId="2AF2A1F0" w:rsidR="00695339" w:rsidRDefault="00727952" w:rsidP="00695339">
      <w:pPr>
        <w:keepNext/>
        <w:jc w:val="center"/>
      </w:pPr>
      <w:r w:rsidRPr="00E93CB9">
        <w:rPr>
          <w:rFonts w:eastAsia="Times New Roman"/>
          <w:noProof/>
          <w:color w:val="000000"/>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ED9B302" w14:textId="6FA6FC75" w:rsidR="00727952" w:rsidRDefault="00727952" w:rsidP="00753253">
      <w:pPr>
        <w:pStyle w:val="Caption"/>
      </w:pPr>
      <w:bookmarkStart w:id="24" w:name="_Toc442209145"/>
      <w:r w:rsidRPr="00E93CB9">
        <w:rPr>
          <w:rFonts w:eastAsia="Times New Roman" w:cs="Arial"/>
          <w:color w:val="000000"/>
          <w:sz w:val="22"/>
          <w:szCs w:val="22"/>
        </w:rPr>
        <w:lastRenderedPageBreak/>
        <w:drawing>
          <wp:inline distT="0" distB="0" distL="0" distR="0" wp14:anchorId="0FC1DAF3" wp14:editId="6F6CC567">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2C22DB4B" w14:textId="4088C4A3" w:rsidR="00727952" w:rsidDel="005D57E2" w:rsidRDefault="00727952" w:rsidP="00753253">
      <w:pPr>
        <w:pStyle w:val="Caption"/>
        <w:rPr>
          <w:del w:id="25" w:author="Windows User" w:date="2017-02-20T17:05:00Z"/>
        </w:rPr>
      </w:pPr>
      <w:r w:rsidRPr="00E93CB9">
        <w:rPr>
          <w:rFonts w:eastAsia="Times New Roman"/>
          <w:i w:val="0"/>
          <w:iCs w:val="0"/>
          <w:color w:val="000000"/>
        </w:rPr>
        <w:drawing>
          <wp:inline distT="0" distB="0" distL="0" distR="0" wp14:anchorId="5232B3F3" wp14:editId="5FB27FD6">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4C28B150" w14:textId="77777777" w:rsidR="005D57E2" w:rsidRDefault="005D57E2">
      <w:pPr>
        <w:pStyle w:val="Caption"/>
        <w:rPr>
          <w:ins w:id="26" w:author="Windows User" w:date="2017-02-20T17:05:00Z"/>
        </w:rPr>
      </w:pPr>
    </w:p>
    <w:p w14:paraId="0B4B078E" w14:textId="59EC7788" w:rsidR="005D57E2" w:rsidRDefault="005D57E2" w:rsidP="00753253">
      <w:pPr>
        <w:pStyle w:val="Caption"/>
        <w:rPr>
          <w:ins w:id="27" w:author="Windows User" w:date="2017-02-20T17:05:00Z"/>
        </w:rPr>
      </w:pPr>
      <w:ins w:id="28" w:author="Windows User" w:date="2017-02-20T17:05:00Z">
        <w:r>
          <w:drawing>
            <wp:anchor distT="0" distB="0" distL="114300" distR="114300" simplePos="0" relativeHeight="251658752" behindDoc="0" locked="0" layoutInCell="1" allowOverlap="1" wp14:anchorId="1A6C6DCF" wp14:editId="1EC0CB5E">
              <wp:simplePos x="0" y="0"/>
              <wp:positionH relativeFrom="column">
                <wp:posOffset>-3810</wp:posOffset>
              </wp:positionH>
              <wp:positionV relativeFrom="paragraph">
                <wp:posOffset>305435</wp:posOffset>
              </wp:positionV>
              <wp:extent cx="6126480" cy="2390775"/>
              <wp:effectExtent l="0" t="0" r="762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SV_to_MC.png"/>
                      <pic:cNvPicPr/>
                    </pic:nvPicPr>
                    <pic:blipFill>
                      <a:blip r:embed="rId35">
                        <a:extLst>
                          <a:ext uri="{28A0092B-C50C-407E-A947-70E740481C1C}">
                            <a14:useLocalDpi xmlns:a14="http://schemas.microsoft.com/office/drawing/2010/main" val="0"/>
                          </a:ext>
                        </a:extLst>
                      </a:blip>
                      <a:stretch>
                        <a:fillRect/>
                      </a:stretch>
                    </pic:blipFill>
                    <pic:spPr>
                      <a:xfrm>
                        <a:off x="0" y="0"/>
                        <a:ext cx="6126480" cy="2390775"/>
                      </a:xfrm>
                      <a:prstGeom prst="rect">
                        <a:avLst/>
                      </a:prstGeom>
                    </pic:spPr>
                  </pic:pic>
                </a:graphicData>
              </a:graphic>
            </wp:anchor>
          </w:drawing>
        </w:r>
      </w:ins>
    </w:p>
    <w:p w14:paraId="502735E2" w14:textId="507949E0" w:rsidR="005D57E2" w:rsidRDefault="001E0D98" w:rsidP="00753253">
      <w:pPr>
        <w:pStyle w:val="Caption"/>
        <w:rPr>
          <w:ins w:id="29" w:author="Windows User" w:date="2017-02-20T17:52:00Z"/>
        </w:rPr>
      </w:pPr>
      <w:ins w:id="30" w:author="Windows User" w:date="2017-02-20T17:52:00Z">
        <w:r>
          <w:lastRenderedPageBreak/>
          <w:drawing>
            <wp:anchor distT="0" distB="0" distL="114300" distR="114300" simplePos="0" relativeHeight="251686912" behindDoc="0" locked="0" layoutInCell="1" allowOverlap="1" wp14:anchorId="1A3A534B" wp14:editId="5844822C">
              <wp:simplePos x="0" y="0"/>
              <wp:positionH relativeFrom="column">
                <wp:posOffset>-3810</wp:posOffset>
              </wp:positionH>
              <wp:positionV relativeFrom="paragraph">
                <wp:posOffset>-3810</wp:posOffset>
              </wp:positionV>
              <wp:extent cx="6126480" cy="421132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SI_Func_Block_Diagram.png"/>
                      <pic:cNvPicPr/>
                    </pic:nvPicPr>
                    <pic:blipFill>
                      <a:blip r:embed="rId36">
                        <a:extLst>
                          <a:ext uri="{28A0092B-C50C-407E-A947-70E740481C1C}">
                            <a14:useLocalDpi xmlns:a14="http://schemas.microsoft.com/office/drawing/2010/main" val="0"/>
                          </a:ext>
                        </a:extLst>
                      </a:blip>
                      <a:stretch>
                        <a:fillRect/>
                      </a:stretch>
                    </pic:blipFill>
                    <pic:spPr>
                      <a:xfrm>
                        <a:off x="0" y="0"/>
                        <a:ext cx="6126480" cy="4211320"/>
                      </a:xfrm>
                      <a:prstGeom prst="rect">
                        <a:avLst/>
                      </a:prstGeom>
                    </pic:spPr>
                  </pic:pic>
                </a:graphicData>
              </a:graphic>
            </wp:anchor>
          </w:drawing>
        </w:r>
      </w:ins>
    </w:p>
    <w:p w14:paraId="5E6016F6" w14:textId="77777777" w:rsidR="001E0D98" w:rsidRDefault="001E0D98" w:rsidP="00753253">
      <w:pPr>
        <w:pStyle w:val="Caption"/>
        <w:rPr>
          <w:ins w:id="31" w:author="Windows User" w:date="2017-02-20T17:05:00Z"/>
        </w:rPr>
      </w:pPr>
    </w:p>
    <w:p w14:paraId="36FE8C7B" w14:textId="77777777" w:rsidR="001E0D98" w:rsidRDefault="001E0D98" w:rsidP="00753253">
      <w:pPr>
        <w:pStyle w:val="Caption"/>
        <w:rPr>
          <w:ins w:id="32" w:author="Windows User" w:date="2017-02-20T17:52:00Z"/>
        </w:rPr>
      </w:pPr>
    </w:p>
    <w:p w14:paraId="4AAF8E21" w14:textId="77777777" w:rsidR="00B02913" w:rsidRDefault="00695339" w:rsidP="00753253">
      <w:pPr>
        <w:pStyle w:val="Caption"/>
      </w:pPr>
      <w:r>
        <w:t xml:space="preserve">Figure </w:t>
      </w:r>
      <w:r w:rsidR="00FB6611">
        <w:fldChar w:fldCharType="begin"/>
      </w:r>
      <w:r w:rsidR="00FB6611">
        <w:instrText xml:space="preserve"> SEQ Figure \* ARABIC </w:instrText>
      </w:r>
      <w:r w:rsidR="00FB6611">
        <w:fldChar w:fldCharType="separate"/>
      </w:r>
      <w:r w:rsidR="001E0D98">
        <w:t>4</w:t>
      </w:r>
      <w:r w:rsidR="00FB6611">
        <w:fldChar w:fldCharType="end"/>
      </w:r>
      <w:r>
        <w:t xml:space="preserve"> - </w:t>
      </w:r>
      <w:commentRangeStart w:id="33"/>
      <w:commentRangeStart w:id="34"/>
      <w:commentRangeStart w:id="35"/>
      <w:r>
        <w:t>TSV Wiring S</w:t>
      </w:r>
      <w:r w:rsidRPr="00E35005">
        <w:t>chematic</w:t>
      </w:r>
      <w:bookmarkEnd w:id="24"/>
      <w:commentRangeEnd w:id="33"/>
      <w:r w:rsidR="0030070A">
        <w:rPr>
          <w:rStyle w:val="CommentReference"/>
          <w:rFonts w:cs="Arial"/>
          <w:i w:val="0"/>
          <w:iCs w:val="0"/>
          <w:noProof w:val="0"/>
        </w:rPr>
        <w:commentReference w:id="33"/>
      </w:r>
      <w:commentRangeEnd w:id="34"/>
      <w:r w:rsidR="001D15BC">
        <w:rPr>
          <w:rStyle w:val="CommentReference"/>
          <w:rFonts w:cs="Arial"/>
          <w:i w:val="0"/>
          <w:iCs w:val="0"/>
          <w:noProof w:val="0"/>
        </w:rPr>
        <w:commentReference w:id="34"/>
      </w:r>
      <w:commentRangeEnd w:id="35"/>
      <w:r w:rsidR="00843409">
        <w:rPr>
          <w:rStyle w:val="CommentReference"/>
          <w:rFonts w:cs="Arial"/>
          <w:i w:val="0"/>
          <w:iCs w:val="0"/>
          <w:noProof w:val="0"/>
        </w:rPr>
        <w:commentReference w:id="35"/>
      </w:r>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671EA9" w14:paraId="4FEF8335" w14:textId="77777777" w:rsidTr="00BB1B84">
        <w:tc>
          <w:tcPr>
            <w:tcW w:w="6300" w:type="dxa"/>
            <w:shd w:val="clear" w:color="auto" w:fill="auto"/>
            <w:vAlign w:val="bottom"/>
          </w:tcPr>
          <w:p w14:paraId="1D5A50CC" w14:textId="77777777" w:rsidR="00671EA9" w:rsidRPr="00BB1B84" w:rsidRDefault="00671EA9" w:rsidP="00BB1B84">
            <w:pPr>
              <w:pStyle w:val="TableHeading"/>
            </w:pPr>
            <w:r w:rsidRPr="00BB1B84">
              <w:t>Item</w:t>
            </w:r>
          </w:p>
        </w:tc>
        <w:tc>
          <w:tcPr>
            <w:tcW w:w="3240" w:type="dxa"/>
            <w:shd w:val="clear" w:color="auto" w:fill="auto"/>
            <w:vAlign w:val="bottom"/>
          </w:tcPr>
          <w:p w14:paraId="2CDA5B5B" w14:textId="77777777" w:rsidR="00671EA9" w:rsidRPr="00BB1B84" w:rsidRDefault="00671EA9" w:rsidP="00BB1B84">
            <w:pPr>
              <w:pStyle w:val="TableHeading"/>
            </w:pPr>
            <w:r w:rsidRPr="00BB1B84">
              <w:t>Data</w:t>
            </w:r>
          </w:p>
        </w:tc>
      </w:tr>
      <w:tr w:rsidR="00727952" w14:paraId="23244F93" w14:textId="77777777" w:rsidTr="006903C2">
        <w:tc>
          <w:tcPr>
            <w:tcW w:w="6300" w:type="dxa"/>
            <w:shd w:val="clear" w:color="auto" w:fill="auto"/>
            <w:vAlign w:val="center"/>
          </w:tcPr>
          <w:p w14:paraId="3289573B" w14:textId="77777777" w:rsidR="00727952" w:rsidRDefault="00727952" w:rsidP="00727952">
            <w:pPr>
              <w:pStyle w:val="TableContents"/>
            </w:pPr>
            <w:r>
              <w:t>Nominal Tractive System Voltage (TSV)</w:t>
            </w:r>
          </w:p>
        </w:tc>
        <w:tc>
          <w:tcPr>
            <w:tcW w:w="3240" w:type="dxa"/>
            <w:shd w:val="clear" w:color="auto" w:fill="auto"/>
          </w:tcPr>
          <w:p w14:paraId="59E43724" w14:textId="3390CEE0" w:rsidR="00727952" w:rsidRDefault="00727952" w:rsidP="00727952">
            <w:pPr>
              <w:pStyle w:val="TableContents"/>
            </w:pPr>
            <w:r w:rsidRPr="00E93CB9">
              <w:rPr>
                <w:rFonts w:eastAsia="Times New Roman"/>
                <w:color w:val="000000"/>
              </w:rPr>
              <w:t>89.6VDC</w:t>
            </w:r>
          </w:p>
        </w:tc>
      </w:tr>
      <w:tr w:rsidR="00727952" w14:paraId="4CF97FCA" w14:textId="77777777" w:rsidTr="006903C2">
        <w:tc>
          <w:tcPr>
            <w:tcW w:w="6300" w:type="dxa"/>
            <w:shd w:val="clear" w:color="auto" w:fill="auto"/>
            <w:vAlign w:val="center"/>
          </w:tcPr>
          <w:p w14:paraId="430D78AB" w14:textId="77777777" w:rsidR="00727952" w:rsidRDefault="00727952" w:rsidP="00727952">
            <w:pPr>
              <w:pStyle w:val="TableContents"/>
            </w:pPr>
            <w:r>
              <w:t>Max. TSV (typically this is during charging)</w:t>
            </w:r>
          </w:p>
        </w:tc>
        <w:tc>
          <w:tcPr>
            <w:tcW w:w="3240" w:type="dxa"/>
            <w:shd w:val="clear" w:color="auto" w:fill="auto"/>
          </w:tcPr>
          <w:p w14:paraId="76DB0FC9" w14:textId="729F0F0D" w:rsidR="00727952" w:rsidRDefault="00727952" w:rsidP="00727952">
            <w:pPr>
              <w:pStyle w:val="TableContents"/>
              <w:ind w:left="125"/>
            </w:pPr>
            <w:r w:rsidRPr="00E93CB9">
              <w:rPr>
                <w:rFonts w:eastAsia="Times New Roman"/>
                <w:color w:val="000000"/>
              </w:rPr>
              <w:t>106.4 VDC</w:t>
            </w:r>
          </w:p>
        </w:tc>
      </w:tr>
      <w:tr w:rsidR="00727952" w14:paraId="4535F6B9" w14:textId="77777777" w:rsidTr="006903C2">
        <w:tc>
          <w:tcPr>
            <w:tcW w:w="6300" w:type="dxa"/>
            <w:shd w:val="clear" w:color="auto" w:fill="auto"/>
            <w:vAlign w:val="center"/>
          </w:tcPr>
          <w:p w14:paraId="1AA84645" w14:textId="77777777" w:rsidR="00727952" w:rsidRDefault="00727952" w:rsidP="00727952">
            <w:pPr>
              <w:pStyle w:val="TableContents"/>
            </w:pPr>
            <w:r>
              <w:t>Control System voltage (GLV)</w:t>
            </w:r>
          </w:p>
        </w:tc>
        <w:tc>
          <w:tcPr>
            <w:tcW w:w="3240" w:type="dxa"/>
            <w:shd w:val="clear" w:color="auto" w:fill="auto"/>
          </w:tcPr>
          <w:p w14:paraId="449C8F65" w14:textId="42FC23D0" w:rsidR="00727952" w:rsidRDefault="00727952" w:rsidP="00727952">
            <w:pPr>
              <w:pStyle w:val="TableContents"/>
              <w:ind w:left="125"/>
            </w:pPr>
            <w:r w:rsidRPr="00E93CB9">
              <w:rPr>
                <w:rFonts w:eastAsia="Times New Roman"/>
                <w:color w:val="000000"/>
              </w:rPr>
              <w:t>24 VDC</w:t>
            </w:r>
          </w:p>
        </w:tc>
      </w:tr>
      <w:tr w:rsidR="00727952" w14:paraId="5D133CB8" w14:textId="77777777" w:rsidTr="006903C2">
        <w:tc>
          <w:tcPr>
            <w:tcW w:w="6300" w:type="dxa"/>
            <w:shd w:val="clear" w:color="auto" w:fill="auto"/>
            <w:vAlign w:val="center"/>
          </w:tcPr>
          <w:p w14:paraId="4246F9AA" w14:textId="77777777" w:rsidR="00727952" w:rsidRDefault="00727952" w:rsidP="00727952">
            <w:pPr>
              <w:pStyle w:val="TableContents"/>
            </w:pPr>
            <w:r>
              <w:t>Total Accumulator capacity (Wh)</w:t>
            </w:r>
            <w:r>
              <w:rPr>
                <w:rStyle w:val="FootnoteReference"/>
              </w:rPr>
              <w:footnoteReference w:id="1"/>
            </w:r>
          </w:p>
        </w:tc>
        <w:tc>
          <w:tcPr>
            <w:tcW w:w="3240" w:type="dxa"/>
            <w:shd w:val="clear" w:color="auto" w:fill="auto"/>
          </w:tcPr>
          <w:p w14:paraId="37E4BC29" w14:textId="5EFC9DB3" w:rsidR="00727952" w:rsidRDefault="00727952" w:rsidP="00727952">
            <w:pPr>
              <w:pStyle w:val="TableContents"/>
              <w:ind w:left="125"/>
            </w:pPr>
            <w:r w:rsidRPr="00E93CB9">
              <w:rPr>
                <w:rFonts w:eastAsia="Times New Roman"/>
                <w:color w:val="000000"/>
              </w:rPr>
              <w:t>5.375 kWh</w:t>
            </w:r>
          </w:p>
        </w:tc>
      </w:tr>
      <w:tr w:rsidR="00727952" w14:paraId="3A25FB5B" w14:textId="77777777" w:rsidTr="006903C2">
        <w:tc>
          <w:tcPr>
            <w:tcW w:w="6300" w:type="dxa"/>
            <w:shd w:val="clear" w:color="auto" w:fill="auto"/>
            <w:vAlign w:val="center"/>
          </w:tcPr>
          <w:p w14:paraId="460D5827" w14:textId="77777777" w:rsidR="00727952" w:rsidRDefault="00727952" w:rsidP="00727952">
            <w:pPr>
              <w:pStyle w:val="TableContents"/>
            </w:pPr>
            <w:r>
              <w:t>Accumulator type (Lead-acid, Li-Ion, NiMH, Ultracap..)</w:t>
            </w:r>
          </w:p>
        </w:tc>
        <w:tc>
          <w:tcPr>
            <w:tcW w:w="3240" w:type="dxa"/>
            <w:shd w:val="clear" w:color="auto" w:fill="auto"/>
          </w:tcPr>
          <w:p w14:paraId="08FBACEF" w14:textId="7E2770AE" w:rsidR="00727952" w:rsidRDefault="00727952" w:rsidP="00727952">
            <w:pPr>
              <w:pStyle w:val="TableContents"/>
              <w:ind w:left="125"/>
            </w:pPr>
            <w:r w:rsidRPr="00E93CB9">
              <w:rPr>
                <w:rFonts w:eastAsia="Times New Roman"/>
                <w:color w:val="000000"/>
              </w:rPr>
              <w:t>LiFe</w:t>
            </w:r>
            <w:r>
              <w:rPr>
                <w:rFonts w:eastAsia="Times New Roman"/>
                <w:color w:val="000000"/>
              </w:rPr>
              <w:t>Mn</w:t>
            </w:r>
            <w:r w:rsidRPr="00E93CB9">
              <w:rPr>
                <w:rFonts w:eastAsia="Times New Roman"/>
                <w:color w:val="000000"/>
              </w:rPr>
              <w:t>PO4</w:t>
            </w:r>
          </w:p>
        </w:tc>
      </w:tr>
      <w:tr w:rsidR="00727952" w14:paraId="2AF1B7B9" w14:textId="77777777" w:rsidTr="006903C2">
        <w:tc>
          <w:tcPr>
            <w:tcW w:w="6300" w:type="dxa"/>
            <w:shd w:val="clear" w:color="auto" w:fill="auto"/>
            <w:vAlign w:val="center"/>
          </w:tcPr>
          <w:p w14:paraId="5E28A42E" w14:textId="77777777" w:rsidR="00727952" w:rsidRDefault="00727952" w:rsidP="00727952">
            <w:pPr>
              <w:pStyle w:val="TableContents"/>
            </w:pPr>
            <w:r>
              <w:lastRenderedPageBreak/>
              <w:t>Number of electric motors, total</w:t>
            </w:r>
          </w:p>
        </w:tc>
        <w:tc>
          <w:tcPr>
            <w:tcW w:w="3240" w:type="dxa"/>
            <w:shd w:val="clear" w:color="auto" w:fill="auto"/>
          </w:tcPr>
          <w:p w14:paraId="582F558C" w14:textId="148DA9BE" w:rsidR="00727952" w:rsidRDefault="00727952" w:rsidP="00727952">
            <w:pPr>
              <w:pStyle w:val="TableContents"/>
              <w:ind w:left="125"/>
            </w:pPr>
            <w:r w:rsidRPr="00E93CB9">
              <w:rPr>
                <w:rFonts w:eastAsia="Times New Roman"/>
                <w:color w:val="000000"/>
              </w:rPr>
              <w:t>1</w:t>
            </w:r>
          </w:p>
        </w:tc>
      </w:tr>
      <w:tr w:rsidR="00671EA9" w14:paraId="026F1593" w14:textId="77777777" w:rsidTr="006D673C">
        <w:tc>
          <w:tcPr>
            <w:tcW w:w="6300" w:type="dxa"/>
            <w:shd w:val="clear" w:color="auto" w:fill="auto"/>
            <w:vAlign w:val="center"/>
          </w:tcPr>
          <w:p w14:paraId="16220236" w14:textId="77777777" w:rsidR="00671EA9" w:rsidRDefault="003E1F4E" w:rsidP="00CE4183">
            <w:pPr>
              <w:pStyle w:val="TableContents"/>
            </w:pPr>
            <w:r>
              <w:t>Are wheel motors used?</w:t>
            </w:r>
          </w:p>
        </w:tc>
        <w:tc>
          <w:tcPr>
            <w:tcW w:w="3240" w:type="dxa"/>
            <w:shd w:val="clear" w:color="auto" w:fill="auto"/>
            <w:vAlign w:val="center"/>
          </w:tcPr>
          <w:p w14:paraId="31BB8877" w14:textId="4BAA1FEF" w:rsidR="00671EA9" w:rsidRDefault="00C8541C" w:rsidP="003E1F4E">
            <w:pPr>
              <w:pStyle w:val="TableContents"/>
              <w:ind w:left="125"/>
            </w:pPr>
            <w:r>
              <w:rPr>
                <w:sz w:val="24"/>
              </w:rPr>
              <w:t xml:space="preserve">            </w:t>
            </w:r>
            <w:sdt>
              <w:sdtPr>
                <w:rPr>
                  <w:sz w:val="24"/>
                </w:rPr>
                <w:id w:val="-1368218050"/>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62673086"/>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Pr>
                <w:sz w:val="24"/>
              </w:rPr>
              <w:t xml:space="preserve"> No</w:t>
            </w:r>
          </w:p>
        </w:tc>
      </w:tr>
    </w:tbl>
    <w:p w14:paraId="7A9B61CB" w14:textId="77777777" w:rsidR="00C95CE5" w:rsidRDefault="00C95CE5" w:rsidP="00753253">
      <w:pPr>
        <w:pStyle w:val="Table"/>
      </w:pPr>
      <w:bookmarkStart w:id="36" w:name="_Toc442209150"/>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36"/>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7"/>
          <w:footerReference w:type="even" r:id="rId38"/>
          <w:headerReference w:type="first" r:id="rId39"/>
          <w:footerReference w:type="first" r:id="rId40"/>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37" w:name="_Toc442209097"/>
      <w:r>
        <w:lastRenderedPageBreak/>
        <w:t xml:space="preserve">Cables, Fusing </w:t>
      </w:r>
      <w:r w:rsidR="00D0591D">
        <w:t>&amp;</w:t>
      </w:r>
      <w:r>
        <w:t xml:space="preserve"> Grounding</w:t>
      </w:r>
      <w:bookmarkEnd w:id="37"/>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1354"/>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commentRangeStart w:id="38"/>
            <w:r w:rsidRPr="00451073">
              <w:t>Name</w:t>
            </w:r>
            <w:commentRangeEnd w:id="38"/>
            <w:r w:rsidR="003C534F">
              <w:rPr>
                <w:rStyle w:val="CommentReference"/>
              </w:rPr>
              <w:commentReference w:id="38"/>
            </w:r>
            <w:r w:rsidRPr="00451073">
              <w:t>:</w:t>
            </w:r>
          </w:p>
        </w:tc>
        <w:tc>
          <w:tcPr>
            <w:tcW w:w="8100" w:type="dxa"/>
            <w:tcBorders>
              <w:bottom w:val="single" w:sz="4" w:space="0" w:color="auto"/>
            </w:tcBorders>
            <w:shd w:val="clear" w:color="auto" w:fill="auto"/>
          </w:tcPr>
          <w:p w14:paraId="5393427D" w14:textId="77777777" w:rsidR="00C1229B" w:rsidRPr="00451073" w:rsidRDefault="00C1229B" w:rsidP="00D35706">
            <w:pPr>
              <w:pStyle w:val="TableContents"/>
            </w:pP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77777777" w:rsidR="00C1229B" w:rsidRPr="00451073" w:rsidRDefault="00C1229B" w:rsidP="00D35706">
            <w:pPr>
              <w:pStyle w:val="TableContents"/>
            </w:pPr>
          </w:p>
        </w:tc>
      </w:tr>
    </w:tbl>
    <w:p w14:paraId="57DE53B4" w14:textId="77777777" w:rsidR="009B1B9B" w:rsidRDefault="009B1B9B" w:rsidP="00F36550">
      <w:pPr>
        <w:pStyle w:val="Heading2"/>
        <w:spacing w:after="0"/>
      </w:pPr>
      <w:bookmarkStart w:id="39" w:name="_Ref261212724"/>
      <w:bookmarkStart w:id="40" w:name="_Toc442209098"/>
      <w:bookmarkEnd w:id="39"/>
      <w:r>
        <w:t>Fusing &amp; Overcurrent Protection</w:t>
      </w:r>
      <w:bookmarkEnd w:id="40"/>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r w:rsidRPr="00E93CB9">
              <w:rPr>
                <w:rFonts w:eastAsia="Times New Roman"/>
                <w:color w:val="000000"/>
              </w:rPr>
              <w:t>Mersen/Ferraz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0757CF0" w14:textId="77777777" w:rsidTr="00E61759">
        <w:tc>
          <w:tcPr>
            <w:tcW w:w="900" w:type="dxa"/>
            <w:shd w:val="clear" w:color="auto" w:fill="auto"/>
          </w:tcPr>
          <w:p w14:paraId="22175DC3" w14:textId="03EEC802" w:rsidR="005F13CF" w:rsidRDefault="005F13CF" w:rsidP="005F13CF">
            <w:pPr>
              <w:keepNext/>
              <w:keepLines/>
            </w:pPr>
            <w:r w:rsidRPr="00E93CB9">
              <w:rPr>
                <w:rFonts w:eastAsia="Times New Roman"/>
                <w:color w:val="000000"/>
              </w:rPr>
              <w:t>Mersen/Ferraz Shawmut</w:t>
            </w:r>
          </w:p>
        </w:tc>
        <w:tc>
          <w:tcPr>
            <w:tcW w:w="1075" w:type="dxa"/>
            <w:shd w:val="clear" w:color="auto" w:fill="auto"/>
          </w:tcPr>
          <w:p w14:paraId="7574BCBB" w14:textId="7A7BB6A9" w:rsidR="005F13CF" w:rsidRDefault="005F13CF" w:rsidP="005F13CF">
            <w:pPr>
              <w:keepNext/>
              <w:keepLines/>
            </w:pPr>
            <w:r w:rsidRPr="00E93CB9">
              <w:rPr>
                <w:rFonts w:eastAsia="Times New Roman"/>
                <w:color w:val="000000"/>
              </w:rPr>
              <w:t>32031T</w:t>
            </w:r>
          </w:p>
        </w:tc>
        <w:tc>
          <w:tcPr>
            <w:tcW w:w="1080" w:type="dxa"/>
            <w:shd w:val="clear" w:color="auto" w:fill="auto"/>
          </w:tcPr>
          <w:p w14:paraId="1A79494C" w14:textId="771B6B99" w:rsidR="005F13CF" w:rsidRDefault="005F13CF" w:rsidP="005F13CF">
            <w:pPr>
              <w:keepNext/>
              <w:keepLines/>
            </w:pPr>
            <w:r w:rsidRPr="00E93CB9">
              <w:rPr>
                <w:rFonts w:eastAsia="Times New Roman"/>
                <w:color w:val="000000"/>
              </w:rPr>
              <w:t>200 A</w:t>
            </w:r>
          </w:p>
        </w:tc>
        <w:tc>
          <w:tcPr>
            <w:tcW w:w="1080" w:type="dxa"/>
            <w:shd w:val="clear" w:color="auto" w:fill="auto"/>
          </w:tcPr>
          <w:p w14:paraId="39FDA9B9" w14:textId="71FBD6AC" w:rsidR="005F13CF" w:rsidRDefault="005F13CF" w:rsidP="005F13CF">
            <w:pPr>
              <w:keepNext/>
              <w:keepLines/>
            </w:pPr>
            <w:r w:rsidRPr="00E93CB9">
              <w:rPr>
                <w:rFonts w:eastAsia="Times New Roman"/>
                <w:color w:val="000000"/>
              </w:rPr>
              <w:t>300 V</w:t>
            </w:r>
          </w:p>
        </w:tc>
        <w:tc>
          <w:tcPr>
            <w:tcW w:w="1350" w:type="dxa"/>
            <w:shd w:val="clear" w:color="auto" w:fill="auto"/>
          </w:tcPr>
          <w:p w14:paraId="5364F220" w14:textId="65E7E4C1" w:rsidR="005F13CF" w:rsidRDefault="000449F1" w:rsidP="005F13CF">
            <w:pPr>
              <w:keepNext/>
              <w:keepLines/>
            </w:pPr>
            <w:commentRangeStart w:id="41"/>
            <w:commentRangeStart w:id="42"/>
            <w:r w:rsidRPr="000449F1">
              <w:t>Can’t find on datasheet</w:t>
            </w:r>
            <w:commentRangeEnd w:id="41"/>
            <w:r>
              <w:rPr>
                <w:rStyle w:val="CommentReference"/>
              </w:rPr>
              <w:commentReference w:id="41"/>
            </w:r>
            <w:commentRangeEnd w:id="42"/>
            <w:r w:rsidR="00D35732">
              <w:rPr>
                <w:rStyle w:val="CommentReference"/>
              </w:rPr>
              <w:commentReference w:id="42"/>
            </w:r>
          </w:p>
        </w:tc>
        <w:tc>
          <w:tcPr>
            <w:tcW w:w="3554" w:type="dxa"/>
            <w:shd w:val="clear" w:color="auto" w:fill="auto"/>
          </w:tcPr>
          <w:p w14:paraId="62A9A03F" w14:textId="3051338F" w:rsidR="005F13CF" w:rsidRDefault="000449F1" w:rsidP="005F13CF">
            <w:pPr>
              <w:keepNext/>
              <w:keepLines/>
            </w:pPr>
            <w:r w:rsidRPr="000449F1">
              <w:t>Accumulator container - Tractive system high voltage fuse holder.</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r w:rsidRPr="00E93CB9">
              <w:rPr>
                <w:rFonts w:eastAsia="Times New Roman"/>
                <w:color w:val="000000"/>
              </w:rPr>
              <w:t>Littelfuse</w:t>
            </w:r>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r w:rsidRPr="00E93CB9">
              <w:rPr>
                <w:rFonts w:eastAsia="Times New Roman"/>
                <w:color w:val="000000"/>
              </w:rPr>
              <w:t>PacMAN board; separates the incoming high voltage from the accumulator from the 5V in the high voltage section of the PacMAN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r w:rsidRPr="00E93CB9">
              <w:rPr>
                <w:rFonts w:eastAsia="Times New Roman"/>
                <w:color w:val="000000"/>
              </w:rPr>
              <w:t>Littelfuse</w:t>
            </w:r>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Accumulator container; one between positive input terminal of the first cell and PacMAN board.</w:t>
            </w:r>
            <w:r w:rsidR="006D252F">
              <w:rPr>
                <w:rFonts w:eastAsia="Times New Roman"/>
                <w:color w:val="000000"/>
              </w:rPr>
              <w:t xml:space="preserve"> </w:t>
            </w:r>
            <w:r w:rsidRPr="00E93CB9">
              <w:rPr>
                <w:rFonts w:eastAsia="Times New Roman"/>
                <w:color w:val="000000"/>
              </w:rPr>
              <w:t>One between the negative input terminal of the last cell and the PacMAN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r>
              <w:t>Qualtek</w:t>
            </w:r>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commentRangeStart w:id="43"/>
            <w:r>
              <w:t>10A</w:t>
            </w:r>
            <w:commentRangeEnd w:id="43"/>
            <w:r w:rsidR="0008410D">
              <w:rPr>
                <w:rStyle w:val="CommentReference"/>
              </w:rPr>
              <w:commentReference w:id="43"/>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44" w:name="_Toc442209151"/>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44"/>
    </w:p>
    <w:p w14:paraId="53DF2CDD" w14:textId="77777777" w:rsidR="00777197" w:rsidRDefault="00777197" w:rsidP="00777197"/>
    <w:p w14:paraId="33C8F3C0" w14:textId="77777777" w:rsidR="007A263A" w:rsidRDefault="00777197" w:rsidP="00F36550">
      <w:pPr>
        <w:pStyle w:val="Heading2"/>
        <w:spacing w:after="0"/>
      </w:pPr>
      <w:bookmarkStart w:id="45" w:name="_Toc442209099"/>
      <w:r>
        <w:lastRenderedPageBreak/>
        <w:t>Component Fusing</w:t>
      </w:r>
      <w:bookmarkEnd w:id="45"/>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w:t>
      </w:r>
      <w:commentRangeStart w:id="46"/>
      <w:r w:rsidR="000025CC" w:rsidRPr="000929F7">
        <w:rPr>
          <w:i/>
        </w:rPr>
        <w:t>motor controlle</w:t>
      </w:r>
      <w:commentRangeEnd w:id="46"/>
      <w:r w:rsidR="005577B5">
        <w:rPr>
          <w:rStyle w:val="CommentReference"/>
        </w:rPr>
        <w:commentReference w:id="46"/>
      </w:r>
      <w:r w:rsidR="000025CC" w:rsidRPr="000929F7">
        <w:rPr>
          <w:i/>
        </w:rPr>
        <w:t>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7" w:author="Windows User" w:date="2017-02-20T13:53: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998"/>
        <w:gridCol w:w="1170"/>
        <w:gridCol w:w="990"/>
        <w:gridCol w:w="1327"/>
        <w:gridCol w:w="4343"/>
        <w:tblGridChange w:id="48">
          <w:tblGrid>
            <w:gridCol w:w="1998"/>
            <w:gridCol w:w="1080"/>
            <w:gridCol w:w="1080"/>
            <w:gridCol w:w="1327"/>
            <w:gridCol w:w="4343"/>
          </w:tblGrid>
        </w:tblGridChange>
      </w:tblGrid>
      <w:tr w:rsidR="00777197" w:rsidRPr="00777197" w14:paraId="47066D82" w14:textId="77777777" w:rsidTr="003C3956">
        <w:trPr>
          <w:trHeight w:val="530"/>
          <w:trPrChange w:id="49" w:author="Windows User" w:date="2017-02-20T13:53:00Z">
            <w:trPr>
              <w:trHeight w:val="530"/>
            </w:trPr>
          </w:trPrChange>
        </w:trPr>
        <w:tc>
          <w:tcPr>
            <w:tcW w:w="1998" w:type="dxa"/>
            <w:shd w:val="clear" w:color="auto" w:fill="auto"/>
            <w:vAlign w:val="bottom"/>
            <w:tcPrChange w:id="50" w:author="Windows User" w:date="2017-02-20T13:53:00Z">
              <w:tcPr>
                <w:tcW w:w="1998" w:type="dxa"/>
                <w:shd w:val="clear" w:color="auto" w:fill="auto"/>
                <w:vAlign w:val="bottom"/>
              </w:tcPr>
            </w:tcPrChange>
          </w:tcPr>
          <w:p w14:paraId="7757C88B" w14:textId="77777777" w:rsidR="00777197" w:rsidRPr="00777197" w:rsidRDefault="00777197" w:rsidP="00382205">
            <w:pPr>
              <w:pStyle w:val="TableHeading"/>
            </w:pPr>
            <w:r w:rsidRPr="00777197">
              <w:t>Component</w:t>
            </w:r>
          </w:p>
        </w:tc>
        <w:tc>
          <w:tcPr>
            <w:tcW w:w="1170" w:type="dxa"/>
            <w:vAlign w:val="bottom"/>
            <w:tcPrChange w:id="51" w:author="Windows User" w:date="2017-02-20T13:53:00Z">
              <w:tcPr>
                <w:tcW w:w="1080" w:type="dxa"/>
                <w:vAlign w:val="bottom"/>
              </w:tcPr>
            </w:tcPrChange>
          </w:tcPr>
          <w:p w14:paraId="7DB56F35" w14:textId="77777777" w:rsidR="00777197" w:rsidRPr="00777197" w:rsidRDefault="00777197" w:rsidP="00382205">
            <w:pPr>
              <w:pStyle w:val="TableHeading"/>
            </w:pPr>
            <w:r w:rsidRPr="00777197">
              <w:t>Fuse Part Number</w:t>
            </w:r>
          </w:p>
        </w:tc>
        <w:tc>
          <w:tcPr>
            <w:tcW w:w="990" w:type="dxa"/>
            <w:shd w:val="clear" w:color="auto" w:fill="auto"/>
            <w:vAlign w:val="bottom"/>
            <w:tcPrChange w:id="52" w:author="Windows User" w:date="2017-02-20T13:53:00Z">
              <w:tcPr>
                <w:tcW w:w="1080" w:type="dxa"/>
                <w:shd w:val="clear" w:color="auto" w:fill="auto"/>
                <w:vAlign w:val="bottom"/>
              </w:tcPr>
            </w:tcPrChange>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Change w:id="53" w:author="Windows User" w:date="2017-02-20T13:53:00Z">
              <w:tcPr>
                <w:tcW w:w="1327" w:type="dxa"/>
                <w:shd w:val="clear" w:color="auto" w:fill="auto"/>
                <w:vAlign w:val="bottom"/>
              </w:tcPr>
            </w:tcPrChange>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Change w:id="54" w:author="Windows User" w:date="2017-02-20T13:53:00Z">
              <w:tcPr>
                <w:tcW w:w="4343" w:type="dxa"/>
                <w:shd w:val="clear" w:color="auto" w:fill="auto"/>
                <w:vAlign w:val="bottom"/>
              </w:tcPr>
            </w:tcPrChange>
          </w:tcPr>
          <w:p w14:paraId="5C4E685C" w14:textId="77777777" w:rsidR="00777197" w:rsidRPr="00777197" w:rsidRDefault="008150F5" w:rsidP="00382205">
            <w:pPr>
              <w:pStyle w:val="TableHeading"/>
            </w:pPr>
            <w:r>
              <w:t>Notes</w:t>
            </w:r>
          </w:p>
        </w:tc>
      </w:tr>
      <w:tr w:rsidR="005F13CF" w14:paraId="5CD7766C" w14:textId="77777777" w:rsidTr="003C3956">
        <w:tc>
          <w:tcPr>
            <w:tcW w:w="1998" w:type="dxa"/>
            <w:shd w:val="clear" w:color="auto" w:fill="auto"/>
            <w:tcPrChange w:id="55" w:author="Windows User" w:date="2017-02-20T13:53:00Z">
              <w:tcPr>
                <w:tcW w:w="1998" w:type="dxa"/>
                <w:shd w:val="clear" w:color="auto" w:fill="auto"/>
              </w:tcPr>
            </w:tcPrChange>
          </w:tcPr>
          <w:p w14:paraId="5CA3F721" w14:textId="6DBE4AFF" w:rsidR="005F13CF" w:rsidRDefault="005F13CF" w:rsidP="005F13CF">
            <w:pPr>
              <w:keepNext/>
              <w:keepLines/>
            </w:pPr>
            <w:r w:rsidRPr="00E93CB9">
              <w:rPr>
                <w:rFonts w:eastAsia="Times New Roman"/>
                <w:color w:val="000000"/>
              </w:rPr>
              <w:t>DC-DC Converter (Murata Power Solutions, NCS6S1205C)</w:t>
            </w:r>
          </w:p>
        </w:tc>
        <w:tc>
          <w:tcPr>
            <w:tcW w:w="1170" w:type="dxa"/>
            <w:tcPrChange w:id="56" w:author="Windows User" w:date="2017-02-20T13:53:00Z">
              <w:tcPr>
                <w:tcW w:w="1080" w:type="dxa"/>
              </w:tcPr>
            </w:tcPrChange>
          </w:tcPr>
          <w:p w14:paraId="194CA434" w14:textId="38500702" w:rsidR="005F13CF" w:rsidRDefault="005F13CF" w:rsidP="005F13CF">
            <w:pPr>
              <w:keepNext/>
              <w:keepLines/>
            </w:pPr>
            <w:r w:rsidRPr="00E93CB9">
              <w:rPr>
                <w:rFonts w:eastAsia="Times New Roman"/>
                <w:color w:val="000000"/>
              </w:rPr>
              <w:t>0287005.PXCN (LittelFuse)</w:t>
            </w:r>
          </w:p>
        </w:tc>
        <w:tc>
          <w:tcPr>
            <w:tcW w:w="990" w:type="dxa"/>
            <w:shd w:val="clear" w:color="auto" w:fill="auto"/>
            <w:tcPrChange w:id="57" w:author="Windows User" w:date="2017-02-20T13:53:00Z">
              <w:tcPr>
                <w:tcW w:w="1080" w:type="dxa"/>
                <w:shd w:val="clear" w:color="auto" w:fill="auto"/>
              </w:tcPr>
            </w:tcPrChange>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Change w:id="58" w:author="Windows User" w:date="2017-02-20T13:53:00Z">
              <w:tcPr>
                <w:tcW w:w="1327" w:type="dxa"/>
                <w:shd w:val="clear" w:color="auto" w:fill="auto"/>
              </w:tcPr>
            </w:tcPrChange>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Change w:id="59" w:author="Windows User" w:date="2017-02-20T13:53:00Z">
              <w:tcPr>
                <w:tcW w:w="4343" w:type="dxa"/>
                <w:shd w:val="clear" w:color="auto" w:fill="auto"/>
              </w:tcPr>
            </w:tcPrChange>
          </w:tcPr>
          <w:p w14:paraId="3B984D3A" w14:textId="6DAE896E" w:rsidR="005F13CF" w:rsidRDefault="005F13CF" w:rsidP="005F13CF">
            <w:pPr>
              <w:keepNext/>
              <w:keepLines/>
            </w:pPr>
            <w:r w:rsidRPr="00E93CB9">
              <w:rPr>
                <w:rFonts w:eastAsia="Times New Roman"/>
                <w:color w:val="000000"/>
              </w:rPr>
              <w:t>On PacMAN board.</w:t>
            </w:r>
          </w:p>
        </w:tc>
      </w:tr>
      <w:tr w:rsidR="005F13CF" w14:paraId="01821E34" w14:textId="77777777" w:rsidTr="003C3956">
        <w:tc>
          <w:tcPr>
            <w:tcW w:w="1998" w:type="dxa"/>
            <w:shd w:val="clear" w:color="auto" w:fill="auto"/>
            <w:tcPrChange w:id="60" w:author="Windows User" w:date="2017-02-20T13:53:00Z">
              <w:tcPr>
                <w:tcW w:w="1998" w:type="dxa"/>
                <w:shd w:val="clear" w:color="auto" w:fill="auto"/>
              </w:tcPr>
            </w:tcPrChange>
          </w:tcPr>
          <w:p w14:paraId="50E6EA98" w14:textId="5BDB2D9B" w:rsidR="005F13CF" w:rsidRDefault="005F13CF" w:rsidP="005F13CF">
            <w:pPr>
              <w:keepNext/>
              <w:keepLines/>
            </w:pPr>
            <w:commentRangeStart w:id="61"/>
            <w:r w:rsidRPr="00E93CB9">
              <w:rPr>
                <w:rFonts w:eastAsia="Times New Roman"/>
                <w:color w:val="000000"/>
              </w:rPr>
              <w:t>Microcontroller (Microchip Technology, AT90CAN128-16AUR)</w:t>
            </w:r>
          </w:p>
        </w:tc>
        <w:tc>
          <w:tcPr>
            <w:tcW w:w="1170" w:type="dxa"/>
            <w:tcPrChange w:id="62" w:author="Windows User" w:date="2017-02-20T13:53:00Z">
              <w:tcPr>
                <w:tcW w:w="1080" w:type="dxa"/>
              </w:tcPr>
            </w:tcPrChange>
          </w:tcPr>
          <w:p w14:paraId="45C2AF7F" w14:textId="02717BD6" w:rsidR="005F13CF" w:rsidRDefault="005F13CF" w:rsidP="005F13CF">
            <w:pPr>
              <w:keepNext/>
              <w:keepLines/>
            </w:pPr>
            <w:r w:rsidRPr="00E93CB9">
              <w:rPr>
                <w:rFonts w:eastAsia="Times New Roman"/>
                <w:color w:val="000000"/>
              </w:rPr>
              <w:t>0287005.PXCN (LittelFuse)</w:t>
            </w:r>
          </w:p>
        </w:tc>
        <w:tc>
          <w:tcPr>
            <w:tcW w:w="990" w:type="dxa"/>
            <w:shd w:val="clear" w:color="auto" w:fill="auto"/>
            <w:tcPrChange w:id="63" w:author="Windows User" w:date="2017-02-20T13:53:00Z">
              <w:tcPr>
                <w:tcW w:w="1080" w:type="dxa"/>
                <w:shd w:val="clear" w:color="auto" w:fill="auto"/>
              </w:tcPr>
            </w:tcPrChange>
          </w:tcPr>
          <w:p w14:paraId="58D372A7" w14:textId="56A88321" w:rsidR="005F13CF" w:rsidRDefault="005F13CF" w:rsidP="005F13CF">
            <w:pPr>
              <w:keepNext/>
              <w:keepLines/>
            </w:pPr>
            <w:commentRangeStart w:id="64"/>
            <w:r w:rsidRPr="00E93CB9">
              <w:rPr>
                <w:rFonts w:eastAsia="Times New Roman"/>
                <w:color w:val="000000"/>
              </w:rPr>
              <w:t>200mA</w:t>
            </w:r>
          </w:p>
        </w:tc>
        <w:tc>
          <w:tcPr>
            <w:tcW w:w="1327" w:type="dxa"/>
            <w:shd w:val="clear" w:color="auto" w:fill="auto"/>
            <w:tcPrChange w:id="65" w:author="Windows User" w:date="2017-02-20T13:53:00Z">
              <w:tcPr>
                <w:tcW w:w="1327" w:type="dxa"/>
                <w:shd w:val="clear" w:color="auto" w:fill="auto"/>
              </w:tcPr>
            </w:tcPrChange>
          </w:tcPr>
          <w:p w14:paraId="42E25080" w14:textId="19BB6049" w:rsidR="005F13CF" w:rsidRDefault="005F13CF" w:rsidP="005F13CF">
            <w:pPr>
              <w:keepNext/>
              <w:keepLines/>
            </w:pPr>
            <w:r w:rsidRPr="00E93CB9">
              <w:rPr>
                <w:rFonts w:eastAsia="Times New Roman"/>
                <w:color w:val="000000"/>
              </w:rPr>
              <w:t>5A</w:t>
            </w:r>
            <w:commentRangeEnd w:id="64"/>
            <w:r w:rsidR="00344035">
              <w:rPr>
                <w:rStyle w:val="CommentReference"/>
              </w:rPr>
              <w:commentReference w:id="64"/>
            </w:r>
            <w:r w:rsidR="002049D3">
              <w:rPr>
                <w:rStyle w:val="CommentReference"/>
              </w:rPr>
              <w:commentReference w:id="61"/>
            </w:r>
          </w:p>
        </w:tc>
        <w:tc>
          <w:tcPr>
            <w:tcW w:w="4343" w:type="dxa"/>
            <w:shd w:val="clear" w:color="auto" w:fill="auto"/>
            <w:tcPrChange w:id="66" w:author="Windows User" w:date="2017-02-20T13:53:00Z">
              <w:tcPr>
                <w:tcW w:w="4343" w:type="dxa"/>
                <w:shd w:val="clear" w:color="auto" w:fill="auto"/>
              </w:tcPr>
            </w:tcPrChange>
          </w:tcPr>
          <w:p w14:paraId="7F37248C" w14:textId="44698C16" w:rsidR="005F13CF" w:rsidRDefault="005F13CF" w:rsidP="005F13CF">
            <w:pPr>
              <w:keepNext/>
              <w:keepLines/>
            </w:pPr>
            <w:r w:rsidRPr="00E93CB9">
              <w:rPr>
                <w:rFonts w:eastAsia="Times New Roman"/>
                <w:color w:val="000000"/>
              </w:rPr>
              <w:t>On PacMAN board.</w:t>
            </w:r>
          </w:p>
        </w:tc>
      </w:tr>
      <w:commentRangeEnd w:id="61"/>
      <w:tr w:rsidR="005F13CF" w14:paraId="73C1A223" w14:textId="77777777" w:rsidTr="003C3956">
        <w:tc>
          <w:tcPr>
            <w:tcW w:w="1998" w:type="dxa"/>
            <w:shd w:val="clear" w:color="auto" w:fill="auto"/>
            <w:tcPrChange w:id="67" w:author="Windows User" w:date="2017-02-20T13:53:00Z">
              <w:tcPr>
                <w:tcW w:w="1998" w:type="dxa"/>
                <w:shd w:val="clear" w:color="auto" w:fill="auto"/>
              </w:tcPr>
            </w:tcPrChange>
          </w:tcPr>
          <w:p w14:paraId="77CD506F" w14:textId="20301158" w:rsidR="005F13CF" w:rsidRDefault="005F13CF" w:rsidP="005F13CF">
            <w:pPr>
              <w:keepNext/>
              <w:keepLines/>
            </w:pPr>
            <w:r w:rsidRPr="00E93CB9">
              <w:rPr>
                <w:rFonts w:eastAsia="Times New Roman"/>
                <w:color w:val="000000"/>
              </w:rPr>
              <w:t>AMS - PacMAN board</w:t>
            </w:r>
          </w:p>
        </w:tc>
        <w:tc>
          <w:tcPr>
            <w:tcW w:w="1170" w:type="dxa"/>
            <w:tcPrChange w:id="68" w:author="Windows User" w:date="2017-02-20T13:53:00Z">
              <w:tcPr>
                <w:tcW w:w="1080" w:type="dxa"/>
              </w:tcPr>
            </w:tcPrChange>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(LittelFuse)</w:t>
            </w:r>
          </w:p>
        </w:tc>
        <w:tc>
          <w:tcPr>
            <w:tcW w:w="990" w:type="dxa"/>
            <w:shd w:val="clear" w:color="auto" w:fill="auto"/>
            <w:tcPrChange w:id="69" w:author="Windows User" w:date="2017-02-20T13:53:00Z">
              <w:tcPr>
                <w:tcW w:w="1080" w:type="dxa"/>
                <w:shd w:val="clear" w:color="auto" w:fill="auto"/>
              </w:tcPr>
            </w:tcPrChange>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Change w:id="70" w:author="Windows User" w:date="2017-02-20T13:53:00Z">
              <w:tcPr>
                <w:tcW w:w="1327" w:type="dxa"/>
                <w:shd w:val="clear" w:color="auto" w:fill="auto"/>
              </w:tcPr>
            </w:tcPrChange>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Change w:id="71" w:author="Windows User" w:date="2017-02-20T13:53:00Z">
              <w:tcPr>
                <w:tcW w:w="4343" w:type="dxa"/>
                <w:shd w:val="clear" w:color="auto" w:fill="auto"/>
              </w:tcPr>
            </w:tcPrChange>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In accumulator container; two fuses from positive input terminal of the first cell and the negative input terminal of the last cell both to the PacMAN board.</w:t>
            </w:r>
          </w:p>
          <w:p w14:paraId="1060FC74" w14:textId="77777777" w:rsidR="005F13CF" w:rsidRDefault="005F13CF" w:rsidP="005F13CF">
            <w:pPr>
              <w:keepNext/>
              <w:keepLines/>
            </w:pPr>
          </w:p>
        </w:tc>
      </w:tr>
      <w:tr w:rsidR="007D586F" w14:paraId="10544947" w14:textId="77777777" w:rsidTr="003C3956">
        <w:tc>
          <w:tcPr>
            <w:tcW w:w="1998" w:type="dxa"/>
            <w:shd w:val="clear" w:color="auto" w:fill="auto"/>
            <w:vAlign w:val="center"/>
            <w:tcPrChange w:id="72" w:author="Windows User" w:date="2017-02-20T13:53:00Z">
              <w:tcPr>
                <w:tcW w:w="1998" w:type="dxa"/>
                <w:shd w:val="clear" w:color="auto" w:fill="auto"/>
                <w:vAlign w:val="center"/>
              </w:tcPr>
            </w:tcPrChange>
          </w:tcPr>
          <w:p w14:paraId="66761B2A" w14:textId="40673878" w:rsidR="007D586F" w:rsidRDefault="007D586F" w:rsidP="005F13CF">
            <w:pPr>
              <w:keepNext/>
              <w:keepLines/>
            </w:pPr>
            <w:r>
              <w:t>DC-DC</w:t>
            </w:r>
          </w:p>
        </w:tc>
        <w:tc>
          <w:tcPr>
            <w:tcW w:w="1170" w:type="dxa"/>
            <w:tcPrChange w:id="73" w:author="Windows User" w:date="2017-02-20T13:53:00Z">
              <w:tcPr>
                <w:tcW w:w="1080" w:type="dxa"/>
              </w:tcPr>
            </w:tcPrChange>
          </w:tcPr>
          <w:p w14:paraId="5BFCFD3D" w14:textId="52EE2FC1" w:rsidR="007D586F" w:rsidRDefault="007D586F" w:rsidP="005F13CF">
            <w:pPr>
              <w:keepNext/>
              <w:keepLines/>
            </w:pPr>
            <w:r>
              <w:t>VYC30W-Q24-S12</w:t>
            </w:r>
          </w:p>
        </w:tc>
        <w:tc>
          <w:tcPr>
            <w:tcW w:w="990" w:type="dxa"/>
            <w:shd w:val="clear" w:color="auto" w:fill="auto"/>
            <w:vAlign w:val="center"/>
            <w:tcPrChange w:id="74" w:author="Windows User" w:date="2017-02-20T13:53:00Z">
              <w:tcPr>
                <w:tcW w:w="1080" w:type="dxa"/>
                <w:shd w:val="clear" w:color="auto" w:fill="auto"/>
                <w:vAlign w:val="center"/>
              </w:tcPr>
            </w:tcPrChange>
          </w:tcPr>
          <w:p w14:paraId="138BE4FB" w14:textId="16AAE8FD" w:rsidR="007D586F" w:rsidRDefault="007D586F" w:rsidP="005F13CF">
            <w:pPr>
              <w:keepNext/>
              <w:keepLines/>
            </w:pPr>
            <w:r>
              <w:t>2.5A</w:t>
            </w:r>
          </w:p>
        </w:tc>
        <w:tc>
          <w:tcPr>
            <w:tcW w:w="1327" w:type="dxa"/>
            <w:shd w:val="clear" w:color="auto" w:fill="auto"/>
            <w:vAlign w:val="center"/>
            <w:tcPrChange w:id="75" w:author="Windows User" w:date="2017-02-20T13:53:00Z">
              <w:tcPr>
                <w:tcW w:w="1327" w:type="dxa"/>
                <w:shd w:val="clear" w:color="auto" w:fill="auto"/>
                <w:vAlign w:val="center"/>
              </w:tcPr>
            </w:tcPrChange>
          </w:tcPr>
          <w:p w14:paraId="78DC2029" w14:textId="35B8FEA3" w:rsidR="007D586F" w:rsidRDefault="007D586F" w:rsidP="005F13CF">
            <w:pPr>
              <w:keepNext/>
              <w:keepLines/>
            </w:pPr>
            <w:r>
              <w:t>2.5A</w:t>
            </w:r>
          </w:p>
        </w:tc>
        <w:tc>
          <w:tcPr>
            <w:tcW w:w="4343" w:type="dxa"/>
            <w:shd w:val="clear" w:color="auto" w:fill="auto"/>
            <w:vAlign w:val="center"/>
            <w:tcPrChange w:id="76" w:author="Windows User" w:date="2017-02-20T13:53:00Z">
              <w:tcPr>
                <w:tcW w:w="4343" w:type="dxa"/>
                <w:shd w:val="clear" w:color="auto" w:fill="auto"/>
                <w:vAlign w:val="center"/>
              </w:tcPr>
            </w:tcPrChange>
          </w:tcPr>
          <w:p w14:paraId="2FCAC0D4" w14:textId="77777777" w:rsidR="007D586F" w:rsidRDefault="007D586F" w:rsidP="005F13CF">
            <w:pPr>
              <w:keepNext/>
              <w:keepLines/>
            </w:pPr>
          </w:p>
        </w:tc>
      </w:tr>
      <w:tr w:rsidR="007D586F" w14:paraId="25910F27" w14:textId="77777777" w:rsidTr="003C3956">
        <w:tc>
          <w:tcPr>
            <w:tcW w:w="1998" w:type="dxa"/>
            <w:shd w:val="clear" w:color="auto" w:fill="auto"/>
            <w:vAlign w:val="center"/>
            <w:tcPrChange w:id="77" w:author="Windows User" w:date="2017-02-20T13:53:00Z">
              <w:tcPr>
                <w:tcW w:w="1998" w:type="dxa"/>
                <w:shd w:val="clear" w:color="auto" w:fill="auto"/>
                <w:vAlign w:val="center"/>
              </w:tcPr>
            </w:tcPrChange>
          </w:tcPr>
          <w:p w14:paraId="0C8BEE7B" w14:textId="150D8D0F" w:rsidR="007D586F" w:rsidRDefault="007D586F" w:rsidP="005F13CF">
            <w:pPr>
              <w:keepNext/>
              <w:keepLines/>
            </w:pPr>
            <w:r>
              <w:t>DC-DC</w:t>
            </w:r>
          </w:p>
        </w:tc>
        <w:tc>
          <w:tcPr>
            <w:tcW w:w="1170" w:type="dxa"/>
            <w:tcPrChange w:id="78" w:author="Windows User" w:date="2017-02-20T13:53:00Z">
              <w:tcPr>
                <w:tcW w:w="1080" w:type="dxa"/>
              </w:tcPr>
            </w:tcPrChange>
          </w:tcPr>
          <w:p w14:paraId="6F48954F" w14:textId="43E923C2" w:rsidR="007D586F" w:rsidRDefault="007D586F" w:rsidP="005F13CF">
            <w:pPr>
              <w:keepNext/>
              <w:keepLines/>
            </w:pPr>
            <w:r>
              <w:t>VYB20W-Q24-S5</w:t>
            </w:r>
          </w:p>
        </w:tc>
        <w:tc>
          <w:tcPr>
            <w:tcW w:w="990" w:type="dxa"/>
            <w:shd w:val="clear" w:color="auto" w:fill="auto"/>
            <w:vAlign w:val="center"/>
            <w:tcPrChange w:id="79" w:author="Windows User" w:date="2017-02-20T13:53:00Z">
              <w:tcPr>
                <w:tcW w:w="1080" w:type="dxa"/>
                <w:shd w:val="clear" w:color="auto" w:fill="auto"/>
                <w:vAlign w:val="center"/>
              </w:tcPr>
            </w:tcPrChange>
          </w:tcPr>
          <w:p w14:paraId="4E94F37B" w14:textId="620DA2DD" w:rsidR="007D586F" w:rsidRDefault="007D586F" w:rsidP="005F13CF">
            <w:pPr>
              <w:keepNext/>
              <w:keepLines/>
            </w:pPr>
            <w:r>
              <w:t>4A</w:t>
            </w:r>
          </w:p>
        </w:tc>
        <w:tc>
          <w:tcPr>
            <w:tcW w:w="1327" w:type="dxa"/>
            <w:shd w:val="clear" w:color="auto" w:fill="auto"/>
            <w:vAlign w:val="center"/>
            <w:tcPrChange w:id="80" w:author="Windows User" w:date="2017-02-20T13:53:00Z">
              <w:tcPr>
                <w:tcW w:w="1327" w:type="dxa"/>
                <w:shd w:val="clear" w:color="auto" w:fill="auto"/>
                <w:vAlign w:val="center"/>
              </w:tcPr>
            </w:tcPrChange>
          </w:tcPr>
          <w:p w14:paraId="434D9238" w14:textId="402DECE0" w:rsidR="007D586F" w:rsidRDefault="007D586F" w:rsidP="005F13CF">
            <w:pPr>
              <w:keepNext/>
              <w:keepLines/>
            </w:pPr>
            <w:r>
              <w:t>4A</w:t>
            </w:r>
          </w:p>
        </w:tc>
        <w:tc>
          <w:tcPr>
            <w:tcW w:w="4343" w:type="dxa"/>
            <w:shd w:val="clear" w:color="auto" w:fill="auto"/>
            <w:vAlign w:val="center"/>
            <w:tcPrChange w:id="81" w:author="Windows User" w:date="2017-02-20T13:53:00Z">
              <w:tcPr>
                <w:tcW w:w="4343" w:type="dxa"/>
                <w:shd w:val="clear" w:color="auto" w:fill="auto"/>
                <w:vAlign w:val="center"/>
              </w:tcPr>
            </w:tcPrChange>
          </w:tcPr>
          <w:p w14:paraId="11EF54B3" w14:textId="77777777" w:rsidR="007D586F" w:rsidRDefault="007D586F" w:rsidP="005F13CF">
            <w:pPr>
              <w:keepNext/>
              <w:keepLines/>
            </w:pPr>
          </w:p>
        </w:tc>
      </w:tr>
      <w:tr w:rsidR="007D586F" w14:paraId="1C1E3C34" w14:textId="77777777" w:rsidTr="003C3956">
        <w:tc>
          <w:tcPr>
            <w:tcW w:w="1998" w:type="dxa"/>
            <w:shd w:val="clear" w:color="auto" w:fill="auto"/>
            <w:vAlign w:val="center"/>
            <w:tcPrChange w:id="82" w:author="Windows User" w:date="2017-02-20T13:53:00Z">
              <w:tcPr>
                <w:tcW w:w="1998" w:type="dxa"/>
                <w:shd w:val="clear" w:color="auto" w:fill="auto"/>
                <w:vAlign w:val="center"/>
              </w:tcPr>
            </w:tcPrChange>
          </w:tcPr>
          <w:p w14:paraId="48FF0084" w14:textId="36AB5C6A" w:rsidR="007D586F" w:rsidRDefault="00AE5C08" w:rsidP="005F13CF">
            <w:pPr>
              <w:keepNext/>
              <w:keepLines/>
            </w:pPr>
            <w:ins w:id="83" w:author="Windows User" w:date="2017-02-20T13:25:00Z">
              <w:r>
                <w:t>Curtis 1238 Motor Controller</w:t>
              </w:r>
            </w:ins>
            <w:ins w:id="84" w:author="Windows User" w:date="2017-02-20T13:51:00Z">
              <w:r w:rsidR="003C3956">
                <w:t xml:space="preserve"> KSI</w:t>
              </w:r>
            </w:ins>
          </w:p>
        </w:tc>
        <w:tc>
          <w:tcPr>
            <w:tcW w:w="1170" w:type="dxa"/>
            <w:tcPrChange w:id="85" w:author="Windows User" w:date="2017-02-20T13:53:00Z">
              <w:tcPr>
                <w:tcW w:w="1080" w:type="dxa"/>
              </w:tcPr>
            </w:tcPrChange>
          </w:tcPr>
          <w:p w14:paraId="79C3AE60" w14:textId="67052B6B" w:rsidR="007D586F" w:rsidRDefault="003C3956" w:rsidP="005F13CF">
            <w:pPr>
              <w:keepNext/>
              <w:keepLines/>
            </w:pPr>
            <w:ins w:id="86" w:author="Windows User" w:date="2017-02-20T13:53:00Z">
              <w:r>
                <w:t>Internal to Motor Controller</w:t>
              </w:r>
            </w:ins>
          </w:p>
        </w:tc>
        <w:tc>
          <w:tcPr>
            <w:tcW w:w="990" w:type="dxa"/>
            <w:shd w:val="clear" w:color="auto" w:fill="auto"/>
            <w:vAlign w:val="center"/>
            <w:tcPrChange w:id="87" w:author="Windows User" w:date="2017-02-20T13:53:00Z">
              <w:tcPr>
                <w:tcW w:w="1080" w:type="dxa"/>
                <w:shd w:val="clear" w:color="auto" w:fill="auto"/>
                <w:vAlign w:val="center"/>
              </w:tcPr>
            </w:tcPrChange>
          </w:tcPr>
          <w:p w14:paraId="6305A4B0" w14:textId="5949B455" w:rsidR="007D586F" w:rsidRDefault="003C3956" w:rsidP="005F13CF">
            <w:pPr>
              <w:keepNext/>
              <w:keepLines/>
            </w:pPr>
            <w:ins w:id="88" w:author="Windows User" w:date="2017-02-20T13:51:00Z">
              <w:r>
                <w:t>1.0A</w:t>
              </w:r>
            </w:ins>
          </w:p>
        </w:tc>
        <w:tc>
          <w:tcPr>
            <w:tcW w:w="1327" w:type="dxa"/>
            <w:shd w:val="clear" w:color="auto" w:fill="auto"/>
            <w:vAlign w:val="center"/>
            <w:tcPrChange w:id="89" w:author="Windows User" w:date="2017-02-20T13:53:00Z">
              <w:tcPr>
                <w:tcW w:w="1327" w:type="dxa"/>
                <w:shd w:val="clear" w:color="auto" w:fill="auto"/>
                <w:vAlign w:val="center"/>
              </w:tcPr>
            </w:tcPrChange>
          </w:tcPr>
          <w:p w14:paraId="6A8BF20A" w14:textId="10F2F116" w:rsidR="007D586F" w:rsidRDefault="003C3956" w:rsidP="005F13CF">
            <w:pPr>
              <w:keepNext/>
              <w:keepLines/>
            </w:pPr>
            <w:ins w:id="90" w:author="Windows User" w:date="2017-02-20T13:51:00Z">
              <w:r>
                <w:t>1.0A</w:t>
              </w:r>
            </w:ins>
          </w:p>
        </w:tc>
        <w:tc>
          <w:tcPr>
            <w:tcW w:w="4343" w:type="dxa"/>
            <w:shd w:val="clear" w:color="auto" w:fill="auto"/>
            <w:vAlign w:val="center"/>
            <w:tcPrChange w:id="91" w:author="Windows User" w:date="2017-02-20T13:53:00Z">
              <w:tcPr>
                <w:tcW w:w="4343" w:type="dxa"/>
                <w:shd w:val="clear" w:color="auto" w:fill="auto"/>
                <w:vAlign w:val="center"/>
              </w:tcPr>
            </w:tcPrChange>
          </w:tcPr>
          <w:p w14:paraId="15D15E60" w14:textId="77777777" w:rsidR="007D586F" w:rsidRDefault="007D586F" w:rsidP="005F13CF">
            <w:pPr>
              <w:keepNext/>
              <w:keepLines/>
            </w:pPr>
          </w:p>
        </w:tc>
      </w:tr>
      <w:tr w:rsidR="007D586F" w14:paraId="186B6C99" w14:textId="77777777" w:rsidTr="003C3956">
        <w:tc>
          <w:tcPr>
            <w:tcW w:w="1998" w:type="dxa"/>
            <w:shd w:val="clear" w:color="auto" w:fill="auto"/>
            <w:vAlign w:val="center"/>
            <w:tcPrChange w:id="92" w:author="Windows User" w:date="2017-02-20T13:53:00Z">
              <w:tcPr>
                <w:tcW w:w="1998" w:type="dxa"/>
                <w:shd w:val="clear" w:color="auto" w:fill="auto"/>
                <w:vAlign w:val="center"/>
              </w:tcPr>
            </w:tcPrChange>
          </w:tcPr>
          <w:p w14:paraId="4EF85AA0" w14:textId="4C3209B6" w:rsidR="007D586F" w:rsidRDefault="003C3956" w:rsidP="005F13CF">
            <w:pPr>
              <w:keepNext/>
              <w:keepLines/>
            </w:pPr>
            <w:ins w:id="93" w:author="Windows User" w:date="2017-02-20T13:51:00Z">
              <w:r>
                <w:t>Curtis 1238 Motor Controller Coil Return</w:t>
              </w:r>
            </w:ins>
          </w:p>
        </w:tc>
        <w:tc>
          <w:tcPr>
            <w:tcW w:w="1170" w:type="dxa"/>
            <w:tcPrChange w:id="94" w:author="Windows User" w:date="2017-02-20T13:53:00Z">
              <w:tcPr>
                <w:tcW w:w="1080" w:type="dxa"/>
              </w:tcPr>
            </w:tcPrChange>
          </w:tcPr>
          <w:p w14:paraId="28B98DC2" w14:textId="1CAAEFD4" w:rsidR="007D586F" w:rsidRDefault="003C3956" w:rsidP="005F13CF">
            <w:pPr>
              <w:keepNext/>
              <w:keepLines/>
            </w:pPr>
            <w:ins w:id="95" w:author="Windows User" w:date="2017-02-20T13:53:00Z">
              <w:r>
                <w:t>Internal to Motor Controller</w:t>
              </w:r>
            </w:ins>
          </w:p>
        </w:tc>
        <w:tc>
          <w:tcPr>
            <w:tcW w:w="990" w:type="dxa"/>
            <w:shd w:val="clear" w:color="auto" w:fill="auto"/>
            <w:vAlign w:val="center"/>
            <w:tcPrChange w:id="96" w:author="Windows User" w:date="2017-02-20T13:53:00Z">
              <w:tcPr>
                <w:tcW w:w="1080" w:type="dxa"/>
                <w:shd w:val="clear" w:color="auto" w:fill="auto"/>
                <w:vAlign w:val="center"/>
              </w:tcPr>
            </w:tcPrChange>
          </w:tcPr>
          <w:p w14:paraId="718018F3" w14:textId="7B97FDDD" w:rsidR="007D586F" w:rsidRDefault="003C3956" w:rsidP="005F13CF">
            <w:pPr>
              <w:keepNext/>
              <w:keepLines/>
            </w:pPr>
            <w:ins w:id="97" w:author="Windows User" w:date="2017-02-20T13:51:00Z">
              <w:r>
                <w:t>12A</w:t>
              </w:r>
            </w:ins>
          </w:p>
        </w:tc>
        <w:tc>
          <w:tcPr>
            <w:tcW w:w="1327" w:type="dxa"/>
            <w:shd w:val="clear" w:color="auto" w:fill="auto"/>
            <w:vAlign w:val="center"/>
            <w:tcPrChange w:id="98" w:author="Windows User" w:date="2017-02-20T13:53:00Z">
              <w:tcPr>
                <w:tcW w:w="1327" w:type="dxa"/>
                <w:shd w:val="clear" w:color="auto" w:fill="auto"/>
                <w:vAlign w:val="center"/>
              </w:tcPr>
            </w:tcPrChange>
          </w:tcPr>
          <w:p w14:paraId="5A4A1B6F" w14:textId="53179EC0" w:rsidR="007D586F" w:rsidRDefault="003C3956" w:rsidP="005F13CF">
            <w:pPr>
              <w:keepNext/>
              <w:keepLines/>
            </w:pPr>
            <w:ins w:id="99" w:author="Windows User" w:date="2017-02-20T13:51:00Z">
              <w:r>
                <w:t>12A</w:t>
              </w:r>
            </w:ins>
          </w:p>
        </w:tc>
        <w:tc>
          <w:tcPr>
            <w:tcW w:w="4343" w:type="dxa"/>
            <w:shd w:val="clear" w:color="auto" w:fill="auto"/>
            <w:vAlign w:val="center"/>
            <w:tcPrChange w:id="100" w:author="Windows User" w:date="2017-02-20T13:53:00Z">
              <w:tcPr>
                <w:tcW w:w="4343" w:type="dxa"/>
                <w:shd w:val="clear" w:color="auto" w:fill="auto"/>
                <w:vAlign w:val="center"/>
              </w:tcPr>
            </w:tcPrChange>
          </w:tcPr>
          <w:p w14:paraId="680B6696" w14:textId="77777777" w:rsidR="007D586F" w:rsidRDefault="007D586F" w:rsidP="005F13CF">
            <w:pPr>
              <w:keepNext/>
              <w:keepLines/>
            </w:pPr>
          </w:p>
        </w:tc>
      </w:tr>
    </w:tbl>
    <w:p w14:paraId="6C31F6D5" w14:textId="77777777" w:rsidR="002D7782" w:rsidRDefault="000025CC" w:rsidP="00777197">
      <w:pPr>
        <w:pStyle w:val="Caption"/>
        <w:keepNext/>
        <w:keepLines/>
      </w:pPr>
      <w:bookmarkStart w:id="101" w:name="_Toc442209152"/>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101"/>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41"/>
          <w:footerReference w:type="even" r:id="rId42"/>
          <w:headerReference w:type="first" r:id="rId43"/>
          <w:footerReference w:type="first" r:id="rId44"/>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102" w:name="_Toc442209100"/>
      <w:r>
        <w:t xml:space="preserve">System Wire </w:t>
      </w:r>
      <w:commentRangeStart w:id="103"/>
      <w:r>
        <w:t>Tables</w:t>
      </w:r>
      <w:bookmarkEnd w:id="102"/>
      <w:commentRangeEnd w:id="103"/>
      <w:r w:rsidR="00093733">
        <w:rPr>
          <w:rStyle w:val="CommentReference"/>
          <w:rFonts w:eastAsia="Calibri" w:cs="Arial"/>
          <w:b w:val="0"/>
          <w:bCs w:val="0"/>
          <w:color w:val="auto"/>
        </w:rPr>
        <w:commentReference w:id="103"/>
      </w:r>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w:commentRangeStart w:id="104"/>
      <m:oMath>
        <m:r>
          <w:rPr>
            <w:rFonts w:ascii="Cambria Math" w:eastAsia="Arial" w:hAnsi="Cambria Math"/>
          </w:rPr>
          <m:t>Fault Current= Vsource / (Rsource + Rwiring)</m:t>
        </m:r>
        <w:commentRangeEnd w:id="104"/>
        <m:r>
          <m:rPr>
            <m:sty m:val="p"/>
          </m:rPr>
          <w:rPr>
            <w:rStyle w:val="CommentReference"/>
          </w:rPr>
          <w:commentReference w:id="104"/>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DE4D99" w:rsidRPr="00C124D2" w14:paraId="5F48B1DC" w14:textId="77777777" w:rsidTr="00382205">
        <w:trPr>
          <w:trHeight w:val="548"/>
        </w:trPr>
        <w:tc>
          <w:tcPr>
            <w:tcW w:w="918" w:type="dxa"/>
            <w:shd w:val="clear" w:color="auto" w:fill="auto"/>
            <w:vAlign w:val="bottom"/>
          </w:tcPr>
          <w:p w14:paraId="62BCACB7" w14:textId="77777777" w:rsidR="00DE4D99" w:rsidRPr="00FB67AF" w:rsidRDefault="00DE4D99" w:rsidP="00382205">
            <w:pPr>
              <w:pStyle w:val="TableHeading"/>
              <w:rPr>
                <w:sz w:val="16"/>
              </w:rPr>
            </w:pPr>
            <w:r w:rsidRPr="00FB67AF">
              <w:rPr>
                <w:sz w:val="16"/>
              </w:rPr>
              <w:t>Mfg.</w:t>
            </w:r>
          </w:p>
        </w:tc>
        <w:tc>
          <w:tcPr>
            <w:tcW w:w="900" w:type="dxa"/>
            <w:shd w:val="clear" w:color="auto" w:fill="auto"/>
            <w:vAlign w:val="bottom"/>
          </w:tcPr>
          <w:p w14:paraId="7B3AE1B6" w14:textId="77777777" w:rsidR="00DE4D99" w:rsidRPr="00FB67AF" w:rsidRDefault="00DE4D99" w:rsidP="00382205">
            <w:pPr>
              <w:pStyle w:val="TableHeading"/>
              <w:rPr>
                <w:sz w:val="16"/>
              </w:rPr>
            </w:pPr>
            <w:r w:rsidRPr="00FB67AF">
              <w:rPr>
                <w:sz w:val="16"/>
              </w:rPr>
              <w:t>Part Number</w:t>
            </w:r>
          </w:p>
        </w:tc>
        <w:tc>
          <w:tcPr>
            <w:tcW w:w="810" w:type="dxa"/>
            <w:shd w:val="clear" w:color="auto" w:fill="auto"/>
            <w:vAlign w:val="bottom"/>
          </w:tcPr>
          <w:p w14:paraId="1CF1FF47" w14:textId="77777777" w:rsidR="00DE4D99" w:rsidRPr="00FB67AF" w:rsidRDefault="00DE4D99" w:rsidP="00382205">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0ADAF986" w14:textId="77777777" w:rsidR="00DE4D99" w:rsidRPr="00FB67AF" w:rsidRDefault="00DE4D99" w:rsidP="00382205">
            <w:pPr>
              <w:pStyle w:val="TableHeading"/>
              <w:rPr>
                <w:sz w:val="16"/>
              </w:rPr>
            </w:pPr>
            <w:r w:rsidRPr="00FB67AF">
              <w:rPr>
                <w:sz w:val="16"/>
              </w:rPr>
              <w:t>Insul-ation Type</w:t>
            </w:r>
          </w:p>
        </w:tc>
        <w:tc>
          <w:tcPr>
            <w:tcW w:w="810" w:type="dxa"/>
            <w:shd w:val="clear" w:color="auto" w:fill="auto"/>
            <w:vAlign w:val="bottom"/>
          </w:tcPr>
          <w:p w14:paraId="0DA33C09" w14:textId="77777777" w:rsidR="00DE4D99" w:rsidRPr="00FB67AF" w:rsidRDefault="00FB67AF" w:rsidP="00382205">
            <w:pPr>
              <w:pStyle w:val="TableHeading"/>
              <w:rPr>
                <w:sz w:val="16"/>
              </w:rPr>
            </w:pPr>
            <w:r>
              <w:rPr>
                <w:sz w:val="16"/>
              </w:rPr>
              <w:t>Volt</w:t>
            </w:r>
            <w:r w:rsidR="00DE4D99" w:rsidRPr="00FB67AF">
              <w:rPr>
                <w:sz w:val="16"/>
              </w:rPr>
              <w:t>age Rating</w:t>
            </w:r>
          </w:p>
        </w:tc>
        <w:tc>
          <w:tcPr>
            <w:tcW w:w="810" w:type="dxa"/>
            <w:shd w:val="clear" w:color="auto" w:fill="auto"/>
            <w:vAlign w:val="bottom"/>
          </w:tcPr>
          <w:p w14:paraId="4A42DB25" w14:textId="77777777" w:rsidR="00DE4D99" w:rsidRPr="00FB67AF" w:rsidRDefault="00DE4D99" w:rsidP="00382205">
            <w:pPr>
              <w:pStyle w:val="TableHeading"/>
              <w:rPr>
                <w:sz w:val="16"/>
              </w:rPr>
            </w:pPr>
            <w:r w:rsidRPr="00FB67AF">
              <w:rPr>
                <w:sz w:val="16"/>
              </w:rPr>
              <w:t>Temp. Rating C</w:t>
            </w:r>
          </w:p>
        </w:tc>
        <w:tc>
          <w:tcPr>
            <w:tcW w:w="990" w:type="dxa"/>
            <w:vAlign w:val="bottom"/>
          </w:tcPr>
          <w:p w14:paraId="01DDE4ED" w14:textId="77777777" w:rsidR="00DE4D99" w:rsidRPr="00FB67AF" w:rsidRDefault="00DE4D99" w:rsidP="00382205">
            <w:pPr>
              <w:pStyle w:val="TableHeading"/>
              <w:rPr>
                <w:sz w:val="16"/>
              </w:rPr>
            </w:pPr>
            <w:r w:rsidRPr="00FB67AF">
              <w:rPr>
                <w:sz w:val="16"/>
              </w:rPr>
              <w:t>Cable Capacity A</w:t>
            </w:r>
          </w:p>
        </w:tc>
        <w:tc>
          <w:tcPr>
            <w:tcW w:w="810" w:type="dxa"/>
            <w:vAlign w:val="bottom"/>
          </w:tcPr>
          <w:p w14:paraId="38A3FA57" w14:textId="77777777" w:rsidR="00DE4D99" w:rsidRPr="00FB67AF" w:rsidRDefault="00DE4D99" w:rsidP="00382205">
            <w:pPr>
              <w:pStyle w:val="TableHeading"/>
              <w:rPr>
                <w:sz w:val="16"/>
              </w:rPr>
            </w:pPr>
            <w:commentRangeStart w:id="105"/>
            <w:r w:rsidRPr="00FB67AF">
              <w:rPr>
                <w:sz w:val="16"/>
              </w:rPr>
              <w:t>Fuse Part #</w:t>
            </w:r>
            <w:commentRangeEnd w:id="105"/>
            <w:r w:rsidR="002059D4">
              <w:rPr>
                <w:rStyle w:val="CommentReference"/>
                <w:bCs w:val="0"/>
                <w:color w:val="auto"/>
              </w:rPr>
              <w:commentReference w:id="105"/>
            </w:r>
          </w:p>
        </w:tc>
        <w:tc>
          <w:tcPr>
            <w:tcW w:w="900" w:type="dxa"/>
            <w:vAlign w:val="bottom"/>
          </w:tcPr>
          <w:p w14:paraId="05C7B5D3" w14:textId="77777777" w:rsidR="00DE4D99" w:rsidRPr="00FB67AF" w:rsidRDefault="00DE4D99" w:rsidP="00382205">
            <w:pPr>
              <w:pStyle w:val="TableHeading"/>
              <w:rPr>
                <w:sz w:val="16"/>
              </w:rPr>
            </w:pPr>
            <w:r w:rsidRPr="00FB67AF">
              <w:rPr>
                <w:sz w:val="16"/>
              </w:rPr>
              <w:t>Fuse Cont.  A</w:t>
            </w:r>
          </w:p>
        </w:tc>
        <w:tc>
          <w:tcPr>
            <w:tcW w:w="1170" w:type="dxa"/>
            <w:vAlign w:val="bottom"/>
          </w:tcPr>
          <w:p w14:paraId="59971E71" w14:textId="77777777" w:rsidR="00DE4D99" w:rsidRPr="00FB67AF" w:rsidRDefault="00DE4D99" w:rsidP="00382205">
            <w:pPr>
              <w:pStyle w:val="TableHeading"/>
              <w:rPr>
                <w:sz w:val="16"/>
              </w:rPr>
            </w:pPr>
            <w:r w:rsidRPr="00FB67AF">
              <w:rPr>
                <w:sz w:val="16"/>
              </w:rPr>
              <w:t>Fuse Interr-upting Rating Adc</w:t>
            </w:r>
          </w:p>
        </w:tc>
        <w:tc>
          <w:tcPr>
            <w:tcW w:w="900" w:type="dxa"/>
            <w:vAlign w:val="bottom"/>
          </w:tcPr>
          <w:p w14:paraId="1577B723" w14:textId="77777777" w:rsidR="00DE4D99" w:rsidRPr="00FB67AF" w:rsidRDefault="00DE4D99" w:rsidP="00382205">
            <w:pPr>
              <w:pStyle w:val="TableHeading"/>
              <w:rPr>
                <w:sz w:val="16"/>
              </w:rPr>
            </w:pPr>
            <w:r w:rsidRPr="00FB67AF">
              <w:rPr>
                <w:sz w:val="16"/>
              </w:rPr>
              <w:t>Avail. Fault Current A</w:t>
            </w:r>
          </w:p>
        </w:tc>
        <w:tc>
          <w:tcPr>
            <w:tcW w:w="3420" w:type="dxa"/>
            <w:vAlign w:val="bottom"/>
          </w:tcPr>
          <w:p w14:paraId="2CB96447" w14:textId="77777777" w:rsidR="00DE4D99" w:rsidRPr="00FB67AF" w:rsidRDefault="00DE4D99" w:rsidP="00382205">
            <w:pPr>
              <w:pStyle w:val="TableHeading"/>
              <w:rPr>
                <w:sz w:val="16"/>
              </w:rPr>
            </w:pPr>
            <w:r w:rsidRPr="00FB67AF">
              <w:rPr>
                <w:sz w:val="16"/>
              </w:rPr>
              <w:t>Where Used &amp; How fault current is calculated</w:t>
            </w:r>
          </w:p>
        </w:tc>
      </w:tr>
      <w:tr w:rsidR="005F13CF" w14:paraId="271980A2" w14:textId="77777777" w:rsidTr="006903C2">
        <w:tc>
          <w:tcPr>
            <w:tcW w:w="918" w:type="dxa"/>
            <w:shd w:val="clear" w:color="auto" w:fill="auto"/>
          </w:tcPr>
          <w:p w14:paraId="02DC3C5D" w14:textId="2AA2C3CE" w:rsidR="005F13CF" w:rsidRDefault="005F13CF" w:rsidP="005F13CF">
            <w:r w:rsidRPr="00E93CB9">
              <w:rPr>
                <w:rFonts w:eastAsia="Times New Roman"/>
                <w:color w:val="000000"/>
              </w:rPr>
              <w:t xml:space="preserve">CCI </w:t>
            </w:r>
          </w:p>
        </w:tc>
        <w:tc>
          <w:tcPr>
            <w:tcW w:w="900" w:type="dxa"/>
            <w:shd w:val="clear" w:color="auto" w:fill="auto"/>
          </w:tcPr>
          <w:p w14:paraId="56045D6D" w14:textId="413E8855" w:rsidR="005F13CF" w:rsidRDefault="005F13CF" w:rsidP="005F13CF">
            <w:r w:rsidRPr="00E93CB9">
              <w:rPr>
                <w:rFonts w:eastAsia="Times New Roman"/>
                <w:color w:val="000000"/>
              </w:rPr>
              <w:t>10416</w:t>
            </w:r>
          </w:p>
        </w:tc>
        <w:tc>
          <w:tcPr>
            <w:tcW w:w="810" w:type="dxa"/>
            <w:shd w:val="clear" w:color="auto" w:fill="auto"/>
          </w:tcPr>
          <w:p w14:paraId="00810DCC" w14:textId="1700FE32" w:rsidR="005F13CF" w:rsidRDefault="005F13CF" w:rsidP="005F13CF">
            <w:r w:rsidRPr="00E93CB9">
              <w:rPr>
                <w:rFonts w:eastAsia="Times New Roman"/>
                <w:color w:val="000000"/>
              </w:rPr>
              <w:t xml:space="preserve">00 </w:t>
            </w:r>
          </w:p>
        </w:tc>
        <w:tc>
          <w:tcPr>
            <w:tcW w:w="900" w:type="dxa"/>
            <w:shd w:val="clear" w:color="auto" w:fill="auto"/>
          </w:tcPr>
          <w:p w14:paraId="71FB0480" w14:textId="1C248B6C" w:rsidR="005F13CF" w:rsidRDefault="005F13CF" w:rsidP="005F13CF">
            <w:r w:rsidRPr="00E93CB9">
              <w:rPr>
                <w:rFonts w:eastAsia="Times New Roman"/>
                <w:color w:val="000000"/>
              </w:rPr>
              <w:t>EPDM</w:t>
            </w:r>
          </w:p>
        </w:tc>
        <w:tc>
          <w:tcPr>
            <w:tcW w:w="810" w:type="dxa"/>
            <w:shd w:val="clear" w:color="auto" w:fill="auto"/>
          </w:tcPr>
          <w:p w14:paraId="45E8A7F3" w14:textId="41057E1C" w:rsidR="005F13CF" w:rsidRDefault="005F13CF" w:rsidP="005F13CF">
            <w:r w:rsidRPr="00E93CB9">
              <w:rPr>
                <w:rFonts w:eastAsia="Times New Roman"/>
                <w:color w:val="000000"/>
              </w:rPr>
              <w:t>600 V</w:t>
            </w:r>
          </w:p>
        </w:tc>
        <w:tc>
          <w:tcPr>
            <w:tcW w:w="810" w:type="dxa"/>
            <w:shd w:val="clear" w:color="auto" w:fill="auto"/>
          </w:tcPr>
          <w:p w14:paraId="097FE7A1" w14:textId="0AC3C3C7" w:rsidR="005F13CF" w:rsidRDefault="005F13CF" w:rsidP="005F13CF">
            <w:r w:rsidRPr="00E93CB9">
              <w:rPr>
                <w:rFonts w:eastAsia="Times New Roman"/>
                <w:color w:val="000000"/>
              </w:rPr>
              <w:t xml:space="preserve">-50 to 105 </w:t>
            </w:r>
          </w:p>
        </w:tc>
        <w:tc>
          <w:tcPr>
            <w:tcW w:w="990" w:type="dxa"/>
          </w:tcPr>
          <w:p w14:paraId="0AE5B082" w14:textId="133A6756" w:rsidR="005F13CF" w:rsidRDefault="005F13CF" w:rsidP="005F13CF">
            <w:r w:rsidRPr="00E93CB9">
              <w:rPr>
                <w:rFonts w:eastAsia="Times New Roman"/>
                <w:color w:val="000000"/>
              </w:rPr>
              <w:t>400 A</w:t>
            </w:r>
          </w:p>
        </w:tc>
        <w:tc>
          <w:tcPr>
            <w:tcW w:w="810" w:type="dxa"/>
          </w:tcPr>
          <w:p w14:paraId="28B1145D" w14:textId="429B1101" w:rsidR="005F13CF" w:rsidRDefault="005F13CF" w:rsidP="005F13CF">
            <w:r w:rsidRPr="00E93CB9">
              <w:rPr>
                <w:rFonts w:eastAsia="Times New Roman"/>
                <w:color w:val="000000"/>
              </w:rPr>
              <w:t>-</w:t>
            </w:r>
          </w:p>
        </w:tc>
        <w:tc>
          <w:tcPr>
            <w:tcW w:w="900" w:type="dxa"/>
          </w:tcPr>
          <w:p w14:paraId="2C6702E9" w14:textId="51E82722" w:rsidR="005F13CF" w:rsidRDefault="005F13CF" w:rsidP="005F13CF">
            <w:r w:rsidRPr="00E93CB9">
              <w:rPr>
                <w:rFonts w:eastAsia="Times New Roman"/>
                <w:color w:val="000000"/>
              </w:rPr>
              <w:t>-</w:t>
            </w:r>
          </w:p>
        </w:tc>
        <w:tc>
          <w:tcPr>
            <w:tcW w:w="1170" w:type="dxa"/>
          </w:tcPr>
          <w:p w14:paraId="06E7774B" w14:textId="52322009" w:rsidR="005F13CF" w:rsidRDefault="005F13CF" w:rsidP="005F13CF">
            <w:r w:rsidRPr="00E93CB9">
              <w:rPr>
                <w:rFonts w:eastAsia="Times New Roman"/>
                <w:color w:val="000000"/>
              </w:rPr>
              <w:t>-</w:t>
            </w:r>
          </w:p>
        </w:tc>
        <w:tc>
          <w:tcPr>
            <w:tcW w:w="900" w:type="dxa"/>
          </w:tcPr>
          <w:p w14:paraId="78D83921" w14:textId="6803ED8E" w:rsidR="005F13CF" w:rsidRDefault="005F13CF" w:rsidP="005F13CF">
            <w:r w:rsidRPr="00E93CB9">
              <w:rPr>
                <w:rFonts w:eastAsia="Times New Roman"/>
                <w:color w:val="000000"/>
              </w:rPr>
              <w:t>-</w:t>
            </w:r>
          </w:p>
        </w:tc>
        <w:tc>
          <w:tcPr>
            <w:tcW w:w="3420" w:type="dxa"/>
          </w:tcPr>
          <w:p w14:paraId="1A14B2BB" w14:textId="79BD5D30" w:rsidR="005F13CF" w:rsidRDefault="005F13CF" w:rsidP="005F13CF">
            <w:r w:rsidRPr="00E93CB9">
              <w:rPr>
                <w:rFonts w:eastAsia="Times New Roman"/>
                <w:color w:val="000000"/>
              </w:rPr>
              <w:t>Input into container 1</w:t>
            </w:r>
          </w:p>
        </w:tc>
      </w:tr>
      <w:tr w:rsidR="005F13CF" w14:paraId="2050AB80" w14:textId="77777777" w:rsidTr="006903C2">
        <w:tc>
          <w:tcPr>
            <w:tcW w:w="918" w:type="dxa"/>
            <w:shd w:val="clear" w:color="auto" w:fill="auto"/>
          </w:tcPr>
          <w:p w14:paraId="18689262" w14:textId="70ACFD42" w:rsidR="005F13CF" w:rsidRDefault="005F13CF" w:rsidP="005F13CF">
            <w:r w:rsidRPr="00E93CB9">
              <w:rPr>
                <w:rFonts w:eastAsia="Times New Roman"/>
                <w:color w:val="000000"/>
              </w:rPr>
              <w:t xml:space="preserve">CCI </w:t>
            </w:r>
          </w:p>
        </w:tc>
        <w:tc>
          <w:tcPr>
            <w:tcW w:w="900" w:type="dxa"/>
            <w:shd w:val="clear" w:color="auto" w:fill="auto"/>
          </w:tcPr>
          <w:p w14:paraId="7EC470AC" w14:textId="377CD2E0" w:rsidR="005F13CF" w:rsidRDefault="005F13CF" w:rsidP="005F13CF">
            <w:r w:rsidRPr="00E93CB9">
              <w:rPr>
                <w:rFonts w:eastAsia="Times New Roman"/>
                <w:color w:val="000000"/>
              </w:rPr>
              <w:t>10416</w:t>
            </w:r>
          </w:p>
        </w:tc>
        <w:tc>
          <w:tcPr>
            <w:tcW w:w="810" w:type="dxa"/>
            <w:shd w:val="clear" w:color="auto" w:fill="auto"/>
          </w:tcPr>
          <w:p w14:paraId="512363BB" w14:textId="4AB2A5A1" w:rsidR="005F13CF" w:rsidRDefault="005F13CF" w:rsidP="005F13CF">
            <w:r w:rsidRPr="00E93CB9">
              <w:rPr>
                <w:rFonts w:eastAsia="Times New Roman"/>
                <w:color w:val="000000"/>
              </w:rPr>
              <w:t xml:space="preserve">00 </w:t>
            </w:r>
          </w:p>
        </w:tc>
        <w:tc>
          <w:tcPr>
            <w:tcW w:w="900" w:type="dxa"/>
            <w:shd w:val="clear" w:color="auto" w:fill="auto"/>
          </w:tcPr>
          <w:p w14:paraId="55B5D07A" w14:textId="4288EB8D" w:rsidR="005F13CF" w:rsidRDefault="005F13CF" w:rsidP="005F13CF">
            <w:r w:rsidRPr="00E93CB9">
              <w:rPr>
                <w:rFonts w:eastAsia="Times New Roman"/>
                <w:color w:val="000000"/>
              </w:rPr>
              <w:t>EPDM</w:t>
            </w:r>
          </w:p>
        </w:tc>
        <w:tc>
          <w:tcPr>
            <w:tcW w:w="810" w:type="dxa"/>
            <w:shd w:val="clear" w:color="auto" w:fill="auto"/>
          </w:tcPr>
          <w:p w14:paraId="3B0BC677" w14:textId="19C166CD" w:rsidR="005F13CF" w:rsidRDefault="005F13CF" w:rsidP="005F13CF">
            <w:r w:rsidRPr="00E93CB9">
              <w:rPr>
                <w:rFonts w:eastAsia="Times New Roman"/>
                <w:color w:val="000000"/>
              </w:rPr>
              <w:t>600 V</w:t>
            </w:r>
          </w:p>
        </w:tc>
        <w:tc>
          <w:tcPr>
            <w:tcW w:w="810" w:type="dxa"/>
            <w:shd w:val="clear" w:color="auto" w:fill="auto"/>
          </w:tcPr>
          <w:p w14:paraId="4DC99D85" w14:textId="2B919380" w:rsidR="005F13CF" w:rsidRDefault="005F13CF" w:rsidP="005F13CF">
            <w:r w:rsidRPr="00E93CB9">
              <w:rPr>
                <w:rFonts w:eastAsia="Times New Roman"/>
                <w:color w:val="000000"/>
              </w:rPr>
              <w:t xml:space="preserve">-50 to 105 </w:t>
            </w:r>
          </w:p>
        </w:tc>
        <w:tc>
          <w:tcPr>
            <w:tcW w:w="990" w:type="dxa"/>
          </w:tcPr>
          <w:p w14:paraId="4AACCC6F" w14:textId="0AD464DA" w:rsidR="005F13CF" w:rsidRDefault="005F13CF" w:rsidP="005F13CF">
            <w:r w:rsidRPr="00E93CB9">
              <w:rPr>
                <w:rFonts w:eastAsia="Times New Roman"/>
                <w:color w:val="000000"/>
              </w:rPr>
              <w:t>400 A</w:t>
            </w:r>
          </w:p>
        </w:tc>
        <w:tc>
          <w:tcPr>
            <w:tcW w:w="810" w:type="dxa"/>
          </w:tcPr>
          <w:p w14:paraId="622BA559" w14:textId="112DC063" w:rsidR="005F13CF" w:rsidRDefault="005F13CF" w:rsidP="005F13CF">
            <w:r w:rsidRPr="00E93CB9">
              <w:rPr>
                <w:rFonts w:eastAsia="Times New Roman"/>
                <w:color w:val="000000"/>
              </w:rPr>
              <w:t>-</w:t>
            </w:r>
          </w:p>
        </w:tc>
        <w:tc>
          <w:tcPr>
            <w:tcW w:w="900" w:type="dxa"/>
          </w:tcPr>
          <w:p w14:paraId="3F733E2B" w14:textId="233A4A7E" w:rsidR="005F13CF" w:rsidRDefault="005F13CF" w:rsidP="005F13CF">
            <w:r w:rsidRPr="00E93CB9">
              <w:rPr>
                <w:rFonts w:eastAsia="Times New Roman"/>
                <w:color w:val="000000"/>
              </w:rPr>
              <w:t>-</w:t>
            </w:r>
          </w:p>
        </w:tc>
        <w:tc>
          <w:tcPr>
            <w:tcW w:w="1170" w:type="dxa"/>
          </w:tcPr>
          <w:p w14:paraId="4324D49B" w14:textId="0E4883EA" w:rsidR="005F13CF" w:rsidRDefault="005F13CF" w:rsidP="005F13CF">
            <w:r w:rsidRPr="00E93CB9">
              <w:rPr>
                <w:rFonts w:eastAsia="Times New Roman"/>
                <w:color w:val="000000"/>
              </w:rPr>
              <w:t>-</w:t>
            </w:r>
          </w:p>
        </w:tc>
        <w:tc>
          <w:tcPr>
            <w:tcW w:w="900" w:type="dxa"/>
          </w:tcPr>
          <w:p w14:paraId="76FD281B" w14:textId="0EF96E12" w:rsidR="005F13CF" w:rsidRDefault="005F13CF" w:rsidP="005F13CF">
            <w:r w:rsidRPr="00E93CB9">
              <w:rPr>
                <w:rFonts w:eastAsia="Times New Roman"/>
                <w:color w:val="000000"/>
              </w:rPr>
              <w:t>-</w:t>
            </w:r>
          </w:p>
        </w:tc>
        <w:tc>
          <w:tcPr>
            <w:tcW w:w="3420" w:type="dxa"/>
          </w:tcPr>
          <w:p w14:paraId="68F87FEE" w14:textId="120055A6" w:rsidR="005F13CF" w:rsidRDefault="005F13CF" w:rsidP="005F13CF">
            <w:r w:rsidRPr="00E93CB9">
              <w:rPr>
                <w:rFonts w:eastAsia="Times New Roman"/>
                <w:color w:val="000000"/>
              </w:rPr>
              <w:t>Between containers 1 and 2</w:t>
            </w:r>
          </w:p>
        </w:tc>
      </w:tr>
      <w:tr w:rsidR="005F13CF" w14:paraId="6FA73656" w14:textId="77777777" w:rsidTr="006903C2">
        <w:tc>
          <w:tcPr>
            <w:tcW w:w="918" w:type="dxa"/>
            <w:shd w:val="clear" w:color="auto" w:fill="auto"/>
          </w:tcPr>
          <w:p w14:paraId="51CFFF67" w14:textId="31E2821E" w:rsidR="005F13CF" w:rsidRDefault="005F13CF" w:rsidP="005F13CF">
            <w:r w:rsidRPr="00E93CB9">
              <w:rPr>
                <w:rFonts w:eastAsia="Times New Roman"/>
                <w:color w:val="000000"/>
              </w:rPr>
              <w:t xml:space="preserve">CCI </w:t>
            </w:r>
          </w:p>
        </w:tc>
        <w:tc>
          <w:tcPr>
            <w:tcW w:w="900" w:type="dxa"/>
            <w:shd w:val="clear" w:color="auto" w:fill="auto"/>
          </w:tcPr>
          <w:p w14:paraId="3385EB36" w14:textId="59A6974F" w:rsidR="005F13CF" w:rsidRDefault="005F13CF" w:rsidP="005F13CF">
            <w:r w:rsidRPr="00E93CB9">
              <w:rPr>
                <w:rFonts w:eastAsia="Times New Roman"/>
                <w:color w:val="000000"/>
              </w:rPr>
              <w:t>10416</w:t>
            </w:r>
          </w:p>
        </w:tc>
        <w:tc>
          <w:tcPr>
            <w:tcW w:w="810" w:type="dxa"/>
            <w:shd w:val="clear" w:color="auto" w:fill="auto"/>
          </w:tcPr>
          <w:p w14:paraId="339D3376" w14:textId="67078671" w:rsidR="005F13CF" w:rsidRDefault="005F13CF" w:rsidP="005F13CF">
            <w:r w:rsidRPr="00E93CB9">
              <w:rPr>
                <w:rFonts w:eastAsia="Times New Roman"/>
                <w:color w:val="000000"/>
              </w:rPr>
              <w:t xml:space="preserve">00 </w:t>
            </w:r>
          </w:p>
        </w:tc>
        <w:tc>
          <w:tcPr>
            <w:tcW w:w="900" w:type="dxa"/>
            <w:shd w:val="clear" w:color="auto" w:fill="auto"/>
          </w:tcPr>
          <w:p w14:paraId="30CBFC3A" w14:textId="26BD879A" w:rsidR="005F13CF" w:rsidRDefault="005F13CF" w:rsidP="005F13CF">
            <w:r w:rsidRPr="00E93CB9">
              <w:rPr>
                <w:rFonts w:eastAsia="Times New Roman"/>
                <w:color w:val="000000"/>
              </w:rPr>
              <w:t>EPDM</w:t>
            </w:r>
          </w:p>
        </w:tc>
        <w:tc>
          <w:tcPr>
            <w:tcW w:w="810" w:type="dxa"/>
            <w:shd w:val="clear" w:color="auto" w:fill="auto"/>
          </w:tcPr>
          <w:p w14:paraId="1C98060E" w14:textId="5007DDA9" w:rsidR="005F13CF" w:rsidRDefault="005F13CF" w:rsidP="005F13CF">
            <w:r w:rsidRPr="00E93CB9">
              <w:rPr>
                <w:rFonts w:eastAsia="Times New Roman"/>
                <w:color w:val="000000"/>
              </w:rPr>
              <w:t>600 V</w:t>
            </w:r>
          </w:p>
        </w:tc>
        <w:tc>
          <w:tcPr>
            <w:tcW w:w="810" w:type="dxa"/>
            <w:shd w:val="clear" w:color="auto" w:fill="auto"/>
          </w:tcPr>
          <w:p w14:paraId="0F2CF76B" w14:textId="58CF7782" w:rsidR="005F13CF" w:rsidRDefault="005F13CF" w:rsidP="005F13CF">
            <w:r w:rsidRPr="00E93CB9">
              <w:rPr>
                <w:rFonts w:eastAsia="Times New Roman"/>
                <w:color w:val="000000"/>
              </w:rPr>
              <w:t xml:space="preserve">-50 to 105 </w:t>
            </w:r>
          </w:p>
        </w:tc>
        <w:tc>
          <w:tcPr>
            <w:tcW w:w="990" w:type="dxa"/>
          </w:tcPr>
          <w:p w14:paraId="4B1C7D6A" w14:textId="2A288B46" w:rsidR="005F13CF" w:rsidRDefault="005F13CF" w:rsidP="005F13CF">
            <w:r w:rsidRPr="00E93CB9">
              <w:rPr>
                <w:rFonts w:eastAsia="Times New Roman"/>
                <w:color w:val="000000"/>
              </w:rPr>
              <w:t>400 A</w:t>
            </w:r>
          </w:p>
        </w:tc>
        <w:tc>
          <w:tcPr>
            <w:tcW w:w="810" w:type="dxa"/>
          </w:tcPr>
          <w:p w14:paraId="1F043888" w14:textId="7073B61F" w:rsidR="005F13CF" w:rsidRDefault="005F13CF" w:rsidP="005F13CF">
            <w:r w:rsidRPr="00E93CB9">
              <w:rPr>
                <w:rFonts w:eastAsia="Times New Roman"/>
                <w:color w:val="000000"/>
              </w:rPr>
              <w:t>-</w:t>
            </w:r>
          </w:p>
        </w:tc>
        <w:tc>
          <w:tcPr>
            <w:tcW w:w="900" w:type="dxa"/>
          </w:tcPr>
          <w:p w14:paraId="7FF977E5" w14:textId="221EBE39" w:rsidR="005F13CF" w:rsidRDefault="005F13CF" w:rsidP="005F13CF">
            <w:r w:rsidRPr="00E93CB9">
              <w:rPr>
                <w:rFonts w:eastAsia="Times New Roman"/>
                <w:color w:val="000000"/>
              </w:rPr>
              <w:t>-</w:t>
            </w:r>
          </w:p>
        </w:tc>
        <w:tc>
          <w:tcPr>
            <w:tcW w:w="1170" w:type="dxa"/>
          </w:tcPr>
          <w:p w14:paraId="207978C4" w14:textId="10744709" w:rsidR="005F13CF" w:rsidRDefault="005F13CF" w:rsidP="005F13CF">
            <w:r w:rsidRPr="00E93CB9">
              <w:rPr>
                <w:rFonts w:eastAsia="Times New Roman"/>
                <w:color w:val="000000"/>
              </w:rPr>
              <w:t>-</w:t>
            </w:r>
          </w:p>
        </w:tc>
        <w:tc>
          <w:tcPr>
            <w:tcW w:w="900" w:type="dxa"/>
          </w:tcPr>
          <w:p w14:paraId="6F1AB252" w14:textId="57D5CBD5" w:rsidR="005F13CF" w:rsidRDefault="005F13CF" w:rsidP="005F13CF">
            <w:r w:rsidRPr="00E93CB9">
              <w:rPr>
                <w:rFonts w:eastAsia="Times New Roman"/>
                <w:color w:val="000000"/>
              </w:rPr>
              <w:t>-</w:t>
            </w:r>
          </w:p>
        </w:tc>
        <w:tc>
          <w:tcPr>
            <w:tcW w:w="3420" w:type="dxa"/>
          </w:tcPr>
          <w:p w14:paraId="6E37D9B0" w14:textId="3FF9809F" w:rsidR="005F13CF" w:rsidRDefault="005F13CF" w:rsidP="005F13CF">
            <w:r w:rsidRPr="00E93CB9">
              <w:rPr>
                <w:rFonts w:eastAsia="Times New Roman"/>
                <w:color w:val="000000"/>
              </w:rPr>
              <w:t> Between containers 2 and 3</w:t>
            </w:r>
          </w:p>
        </w:tc>
      </w:tr>
      <w:tr w:rsidR="005F13CF" w14:paraId="78359B67" w14:textId="77777777" w:rsidTr="006903C2">
        <w:tc>
          <w:tcPr>
            <w:tcW w:w="918" w:type="dxa"/>
            <w:shd w:val="clear" w:color="auto" w:fill="auto"/>
          </w:tcPr>
          <w:p w14:paraId="7CDC75C1" w14:textId="61C83039" w:rsidR="005F13CF" w:rsidRDefault="005F13CF" w:rsidP="005F13CF">
            <w:r w:rsidRPr="00E93CB9">
              <w:rPr>
                <w:rFonts w:eastAsia="Times New Roman"/>
                <w:color w:val="000000"/>
              </w:rPr>
              <w:t xml:space="preserve">CCI </w:t>
            </w:r>
          </w:p>
        </w:tc>
        <w:tc>
          <w:tcPr>
            <w:tcW w:w="900" w:type="dxa"/>
            <w:shd w:val="clear" w:color="auto" w:fill="auto"/>
          </w:tcPr>
          <w:p w14:paraId="309E5856" w14:textId="57EEDA17" w:rsidR="005F13CF" w:rsidRDefault="005F13CF" w:rsidP="005F13CF">
            <w:r w:rsidRPr="00E93CB9">
              <w:rPr>
                <w:rFonts w:eastAsia="Times New Roman"/>
                <w:color w:val="000000"/>
              </w:rPr>
              <w:t>10416</w:t>
            </w:r>
          </w:p>
        </w:tc>
        <w:tc>
          <w:tcPr>
            <w:tcW w:w="810" w:type="dxa"/>
            <w:shd w:val="clear" w:color="auto" w:fill="auto"/>
          </w:tcPr>
          <w:p w14:paraId="45AFB262" w14:textId="013186F7" w:rsidR="005F13CF" w:rsidRDefault="005F13CF" w:rsidP="005F13CF">
            <w:r w:rsidRPr="00E93CB9">
              <w:rPr>
                <w:rFonts w:eastAsia="Times New Roman"/>
                <w:color w:val="000000"/>
              </w:rPr>
              <w:t xml:space="preserve">00 </w:t>
            </w:r>
          </w:p>
        </w:tc>
        <w:tc>
          <w:tcPr>
            <w:tcW w:w="900" w:type="dxa"/>
            <w:shd w:val="clear" w:color="auto" w:fill="auto"/>
          </w:tcPr>
          <w:p w14:paraId="005B3CF6" w14:textId="641366B4" w:rsidR="005F13CF" w:rsidRDefault="005F13CF" w:rsidP="005F13CF">
            <w:r w:rsidRPr="00E93CB9">
              <w:rPr>
                <w:rFonts w:eastAsia="Times New Roman"/>
                <w:color w:val="000000"/>
              </w:rPr>
              <w:t>EPDM</w:t>
            </w:r>
          </w:p>
        </w:tc>
        <w:tc>
          <w:tcPr>
            <w:tcW w:w="810" w:type="dxa"/>
            <w:shd w:val="clear" w:color="auto" w:fill="auto"/>
          </w:tcPr>
          <w:p w14:paraId="473E574C" w14:textId="5757F157" w:rsidR="005F13CF" w:rsidRDefault="005F13CF" w:rsidP="005F13CF">
            <w:r w:rsidRPr="00E93CB9">
              <w:rPr>
                <w:rFonts w:eastAsia="Times New Roman"/>
                <w:color w:val="000000"/>
              </w:rPr>
              <w:t>600 V</w:t>
            </w:r>
          </w:p>
        </w:tc>
        <w:tc>
          <w:tcPr>
            <w:tcW w:w="810" w:type="dxa"/>
            <w:shd w:val="clear" w:color="auto" w:fill="auto"/>
          </w:tcPr>
          <w:p w14:paraId="3DA7E5B6" w14:textId="63D275C3" w:rsidR="005F13CF" w:rsidRDefault="005F13CF" w:rsidP="005F13CF">
            <w:r w:rsidRPr="00E93CB9">
              <w:rPr>
                <w:rFonts w:eastAsia="Times New Roman"/>
                <w:color w:val="000000"/>
              </w:rPr>
              <w:t xml:space="preserve">-50 to 105 </w:t>
            </w:r>
          </w:p>
        </w:tc>
        <w:tc>
          <w:tcPr>
            <w:tcW w:w="990" w:type="dxa"/>
          </w:tcPr>
          <w:p w14:paraId="6D245CF1" w14:textId="1BFCADE8" w:rsidR="005F13CF" w:rsidRDefault="005F13CF" w:rsidP="005F13CF">
            <w:r w:rsidRPr="00E93CB9">
              <w:rPr>
                <w:rFonts w:eastAsia="Times New Roman"/>
                <w:color w:val="000000"/>
              </w:rPr>
              <w:t>400 A</w:t>
            </w:r>
          </w:p>
        </w:tc>
        <w:tc>
          <w:tcPr>
            <w:tcW w:w="810" w:type="dxa"/>
          </w:tcPr>
          <w:p w14:paraId="270E83FC" w14:textId="47A85E9E" w:rsidR="005F13CF" w:rsidRDefault="005F13CF" w:rsidP="005F13CF">
            <w:r w:rsidRPr="00E93CB9">
              <w:rPr>
                <w:rFonts w:eastAsia="Times New Roman"/>
                <w:color w:val="000000"/>
              </w:rPr>
              <w:t>-</w:t>
            </w:r>
          </w:p>
        </w:tc>
        <w:tc>
          <w:tcPr>
            <w:tcW w:w="900" w:type="dxa"/>
          </w:tcPr>
          <w:p w14:paraId="72EA2CE4" w14:textId="2142BC3A" w:rsidR="005F13CF" w:rsidRDefault="005F13CF" w:rsidP="005F13CF">
            <w:r w:rsidRPr="00E93CB9">
              <w:rPr>
                <w:rFonts w:eastAsia="Times New Roman"/>
                <w:color w:val="000000"/>
              </w:rPr>
              <w:t>-</w:t>
            </w:r>
          </w:p>
        </w:tc>
        <w:tc>
          <w:tcPr>
            <w:tcW w:w="1170" w:type="dxa"/>
          </w:tcPr>
          <w:p w14:paraId="1CC91892" w14:textId="183BB4F8" w:rsidR="005F13CF" w:rsidRDefault="005F13CF" w:rsidP="005F13CF">
            <w:r w:rsidRPr="00E93CB9">
              <w:rPr>
                <w:rFonts w:eastAsia="Times New Roman"/>
                <w:color w:val="000000"/>
              </w:rPr>
              <w:t>-</w:t>
            </w:r>
          </w:p>
        </w:tc>
        <w:tc>
          <w:tcPr>
            <w:tcW w:w="900" w:type="dxa"/>
          </w:tcPr>
          <w:p w14:paraId="69C068B0" w14:textId="459A54E7" w:rsidR="005F13CF" w:rsidRDefault="005F13CF" w:rsidP="005F13CF">
            <w:r w:rsidRPr="00E93CB9">
              <w:rPr>
                <w:rFonts w:eastAsia="Times New Roman"/>
                <w:color w:val="000000"/>
              </w:rPr>
              <w:t>-</w:t>
            </w:r>
          </w:p>
        </w:tc>
        <w:tc>
          <w:tcPr>
            <w:tcW w:w="3420" w:type="dxa"/>
          </w:tcPr>
          <w:p w14:paraId="157D0500" w14:textId="4CB7EE58" w:rsidR="005F13CF" w:rsidRDefault="005F13CF" w:rsidP="005F13CF">
            <w:r w:rsidRPr="00E93CB9">
              <w:rPr>
                <w:rFonts w:eastAsia="Times New Roman"/>
                <w:color w:val="000000"/>
              </w:rPr>
              <w:t> Between containers 2 and 3</w:t>
            </w:r>
          </w:p>
        </w:tc>
      </w:tr>
      <w:tr w:rsidR="005F13CF" w14:paraId="7CC60EB0" w14:textId="77777777" w:rsidTr="006903C2">
        <w:tc>
          <w:tcPr>
            <w:tcW w:w="918" w:type="dxa"/>
            <w:shd w:val="clear" w:color="auto" w:fill="auto"/>
          </w:tcPr>
          <w:p w14:paraId="3B97A66B" w14:textId="473F8A4C" w:rsidR="005F13CF" w:rsidRDefault="005F13CF" w:rsidP="005F13CF">
            <w:r w:rsidRPr="00E93CB9">
              <w:rPr>
                <w:rFonts w:eastAsia="Times New Roman"/>
                <w:color w:val="000000"/>
              </w:rPr>
              <w:t xml:space="preserve">CCI </w:t>
            </w:r>
          </w:p>
        </w:tc>
        <w:tc>
          <w:tcPr>
            <w:tcW w:w="900" w:type="dxa"/>
            <w:shd w:val="clear" w:color="auto" w:fill="auto"/>
          </w:tcPr>
          <w:p w14:paraId="43D83535" w14:textId="6BA967C3" w:rsidR="005F13CF" w:rsidRDefault="005F13CF" w:rsidP="005F13CF">
            <w:r w:rsidRPr="00E93CB9">
              <w:rPr>
                <w:rFonts w:eastAsia="Times New Roman"/>
                <w:color w:val="000000"/>
              </w:rPr>
              <w:t>10416</w:t>
            </w:r>
          </w:p>
        </w:tc>
        <w:tc>
          <w:tcPr>
            <w:tcW w:w="810" w:type="dxa"/>
            <w:shd w:val="clear" w:color="auto" w:fill="auto"/>
          </w:tcPr>
          <w:p w14:paraId="587E0007" w14:textId="5CFEA218" w:rsidR="005F13CF" w:rsidRDefault="005F13CF" w:rsidP="005F13CF">
            <w:r w:rsidRPr="00E93CB9">
              <w:rPr>
                <w:rFonts w:eastAsia="Times New Roman"/>
                <w:color w:val="000000"/>
              </w:rPr>
              <w:t xml:space="preserve">00 </w:t>
            </w:r>
          </w:p>
        </w:tc>
        <w:tc>
          <w:tcPr>
            <w:tcW w:w="900" w:type="dxa"/>
            <w:shd w:val="clear" w:color="auto" w:fill="auto"/>
          </w:tcPr>
          <w:p w14:paraId="74D3FB36" w14:textId="2F9D4F1B" w:rsidR="005F13CF" w:rsidRDefault="005F13CF" w:rsidP="005F13CF">
            <w:r w:rsidRPr="00E93CB9">
              <w:rPr>
                <w:rFonts w:eastAsia="Times New Roman"/>
                <w:color w:val="000000"/>
              </w:rPr>
              <w:t>EPDM</w:t>
            </w:r>
          </w:p>
        </w:tc>
        <w:tc>
          <w:tcPr>
            <w:tcW w:w="810" w:type="dxa"/>
            <w:shd w:val="clear" w:color="auto" w:fill="auto"/>
          </w:tcPr>
          <w:p w14:paraId="03592B53" w14:textId="40F09739" w:rsidR="005F13CF" w:rsidRDefault="005F13CF" w:rsidP="005F13CF">
            <w:r w:rsidRPr="00E93CB9">
              <w:rPr>
                <w:rFonts w:eastAsia="Times New Roman"/>
                <w:color w:val="000000"/>
              </w:rPr>
              <w:t>600 V</w:t>
            </w:r>
          </w:p>
        </w:tc>
        <w:tc>
          <w:tcPr>
            <w:tcW w:w="810" w:type="dxa"/>
            <w:shd w:val="clear" w:color="auto" w:fill="auto"/>
          </w:tcPr>
          <w:p w14:paraId="0EDFC76D" w14:textId="68E64C6E" w:rsidR="005F13CF" w:rsidRDefault="005F13CF" w:rsidP="005F13CF">
            <w:r w:rsidRPr="00E93CB9">
              <w:rPr>
                <w:rFonts w:eastAsia="Times New Roman"/>
                <w:color w:val="000000"/>
              </w:rPr>
              <w:t xml:space="preserve">-50 to 105 </w:t>
            </w:r>
          </w:p>
        </w:tc>
        <w:tc>
          <w:tcPr>
            <w:tcW w:w="990" w:type="dxa"/>
          </w:tcPr>
          <w:p w14:paraId="39F263E2" w14:textId="660F1949" w:rsidR="005F13CF" w:rsidRDefault="005F13CF" w:rsidP="005F13CF">
            <w:r w:rsidRPr="00E93CB9">
              <w:rPr>
                <w:rFonts w:eastAsia="Times New Roman"/>
                <w:color w:val="000000"/>
              </w:rPr>
              <w:t>400 A</w:t>
            </w:r>
          </w:p>
        </w:tc>
        <w:tc>
          <w:tcPr>
            <w:tcW w:w="810" w:type="dxa"/>
          </w:tcPr>
          <w:p w14:paraId="22EEB34A" w14:textId="6C49F2FD" w:rsidR="005F13CF" w:rsidRDefault="005F13CF" w:rsidP="005F13CF">
            <w:r w:rsidRPr="00E93CB9">
              <w:rPr>
                <w:rFonts w:eastAsia="Times New Roman"/>
                <w:color w:val="000000"/>
              </w:rPr>
              <w:t>-</w:t>
            </w:r>
          </w:p>
        </w:tc>
        <w:tc>
          <w:tcPr>
            <w:tcW w:w="900" w:type="dxa"/>
          </w:tcPr>
          <w:p w14:paraId="3A60DDB9" w14:textId="6BFBBC35" w:rsidR="005F13CF" w:rsidRDefault="005F13CF" w:rsidP="005F13CF">
            <w:r w:rsidRPr="00E93CB9">
              <w:rPr>
                <w:rFonts w:eastAsia="Times New Roman"/>
                <w:color w:val="000000"/>
              </w:rPr>
              <w:t>-</w:t>
            </w:r>
          </w:p>
        </w:tc>
        <w:tc>
          <w:tcPr>
            <w:tcW w:w="1170" w:type="dxa"/>
          </w:tcPr>
          <w:p w14:paraId="3126D2C2" w14:textId="33703777" w:rsidR="005F13CF" w:rsidRDefault="005F13CF" w:rsidP="005F13CF">
            <w:r w:rsidRPr="00E93CB9">
              <w:rPr>
                <w:rFonts w:eastAsia="Times New Roman"/>
                <w:color w:val="000000"/>
              </w:rPr>
              <w:t>-</w:t>
            </w:r>
          </w:p>
        </w:tc>
        <w:tc>
          <w:tcPr>
            <w:tcW w:w="900" w:type="dxa"/>
          </w:tcPr>
          <w:p w14:paraId="39701A11" w14:textId="730C8D98" w:rsidR="005F13CF" w:rsidRDefault="005F13CF" w:rsidP="005F13CF">
            <w:r w:rsidRPr="00E93CB9">
              <w:rPr>
                <w:rFonts w:eastAsia="Times New Roman"/>
                <w:color w:val="000000"/>
              </w:rPr>
              <w:t>-</w:t>
            </w:r>
          </w:p>
        </w:tc>
        <w:tc>
          <w:tcPr>
            <w:tcW w:w="3420" w:type="dxa"/>
          </w:tcPr>
          <w:p w14:paraId="1CA4E3DB" w14:textId="43A0F75B" w:rsidR="005F13CF" w:rsidRDefault="005F13CF" w:rsidP="005F13CF">
            <w:r w:rsidRPr="00E93CB9">
              <w:rPr>
                <w:rFonts w:eastAsia="Times New Roman"/>
                <w:color w:val="000000"/>
              </w:rPr>
              <w:t> Between containers 3 and 4</w:t>
            </w:r>
          </w:p>
        </w:tc>
      </w:tr>
      <w:tr w:rsidR="005F13CF" w14:paraId="4ECCAB83" w14:textId="77777777" w:rsidTr="006903C2">
        <w:tc>
          <w:tcPr>
            <w:tcW w:w="918" w:type="dxa"/>
            <w:shd w:val="clear" w:color="auto" w:fill="auto"/>
          </w:tcPr>
          <w:p w14:paraId="552E76BD" w14:textId="113E30B5" w:rsidR="005F13CF" w:rsidRDefault="005F13CF" w:rsidP="005F13CF">
            <w:r w:rsidRPr="00E93CB9">
              <w:rPr>
                <w:rFonts w:eastAsia="Times New Roman"/>
                <w:color w:val="000000"/>
              </w:rPr>
              <w:t xml:space="preserve">CCI </w:t>
            </w:r>
          </w:p>
        </w:tc>
        <w:tc>
          <w:tcPr>
            <w:tcW w:w="900" w:type="dxa"/>
            <w:shd w:val="clear" w:color="auto" w:fill="auto"/>
          </w:tcPr>
          <w:p w14:paraId="728E13CA" w14:textId="19DF50A5" w:rsidR="005F13CF" w:rsidRDefault="005F13CF" w:rsidP="005F13CF">
            <w:r w:rsidRPr="00E93CB9">
              <w:rPr>
                <w:rFonts w:eastAsia="Times New Roman"/>
                <w:color w:val="000000"/>
              </w:rPr>
              <w:t>10416</w:t>
            </w:r>
          </w:p>
        </w:tc>
        <w:tc>
          <w:tcPr>
            <w:tcW w:w="810" w:type="dxa"/>
            <w:shd w:val="clear" w:color="auto" w:fill="auto"/>
          </w:tcPr>
          <w:p w14:paraId="4F9A1223" w14:textId="272588F5" w:rsidR="005F13CF" w:rsidRDefault="005F13CF" w:rsidP="005F13CF">
            <w:r w:rsidRPr="00E93CB9">
              <w:rPr>
                <w:rFonts w:eastAsia="Times New Roman"/>
                <w:color w:val="000000"/>
              </w:rPr>
              <w:t xml:space="preserve">00 </w:t>
            </w:r>
          </w:p>
        </w:tc>
        <w:tc>
          <w:tcPr>
            <w:tcW w:w="900" w:type="dxa"/>
            <w:shd w:val="clear" w:color="auto" w:fill="auto"/>
          </w:tcPr>
          <w:p w14:paraId="64B695F7" w14:textId="6603EFA0" w:rsidR="005F13CF" w:rsidRDefault="005F13CF" w:rsidP="005F13CF">
            <w:r w:rsidRPr="00E93CB9">
              <w:rPr>
                <w:rFonts w:eastAsia="Times New Roman"/>
                <w:color w:val="000000"/>
              </w:rPr>
              <w:t>EPDM</w:t>
            </w:r>
          </w:p>
        </w:tc>
        <w:tc>
          <w:tcPr>
            <w:tcW w:w="810" w:type="dxa"/>
            <w:shd w:val="clear" w:color="auto" w:fill="auto"/>
          </w:tcPr>
          <w:p w14:paraId="4BA408FC" w14:textId="400CB80C" w:rsidR="005F13CF" w:rsidRDefault="005F13CF" w:rsidP="005F13CF">
            <w:r w:rsidRPr="00E93CB9">
              <w:rPr>
                <w:rFonts w:eastAsia="Times New Roman"/>
                <w:color w:val="000000"/>
              </w:rPr>
              <w:t>600 V</w:t>
            </w:r>
          </w:p>
        </w:tc>
        <w:tc>
          <w:tcPr>
            <w:tcW w:w="810" w:type="dxa"/>
            <w:shd w:val="clear" w:color="auto" w:fill="auto"/>
          </w:tcPr>
          <w:p w14:paraId="6EF986BB" w14:textId="42FD85EB" w:rsidR="005F13CF" w:rsidRDefault="005F13CF" w:rsidP="005F13CF">
            <w:r w:rsidRPr="00E93CB9">
              <w:rPr>
                <w:rFonts w:eastAsia="Times New Roman"/>
                <w:color w:val="000000"/>
              </w:rPr>
              <w:t xml:space="preserve">-50 to 105 </w:t>
            </w:r>
          </w:p>
        </w:tc>
        <w:tc>
          <w:tcPr>
            <w:tcW w:w="990" w:type="dxa"/>
          </w:tcPr>
          <w:p w14:paraId="75B2B64E" w14:textId="13074EE2" w:rsidR="005F13CF" w:rsidRDefault="005F13CF" w:rsidP="005F13CF">
            <w:r w:rsidRPr="00E93CB9">
              <w:rPr>
                <w:rFonts w:eastAsia="Times New Roman"/>
                <w:color w:val="000000"/>
              </w:rPr>
              <w:t>400 A</w:t>
            </w:r>
          </w:p>
        </w:tc>
        <w:tc>
          <w:tcPr>
            <w:tcW w:w="810" w:type="dxa"/>
          </w:tcPr>
          <w:p w14:paraId="6408D0A2" w14:textId="1A69E4A8" w:rsidR="005F13CF" w:rsidRDefault="005F13CF" w:rsidP="005F13CF">
            <w:r w:rsidRPr="00E93CB9">
              <w:rPr>
                <w:rFonts w:eastAsia="Times New Roman"/>
                <w:color w:val="000000"/>
              </w:rPr>
              <w:t xml:space="preserve">- </w:t>
            </w:r>
          </w:p>
        </w:tc>
        <w:tc>
          <w:tcPr>
            <w:tcW w:w="900" w:type="dxa"/>
          </w:tcPr>
          <w:p w14:paraId="4138D242" w14:textId="6B75CF7B" w:rsidR="005F13CF" w:rsidRDefault="005F13CF" w:rsidP="005F13CF">
            <w:r w:rsidRPr="00E93CB9">
              <w:rPr>
                <w:rFonts w:eastAsia="Times New Roman"/>
                <w:color w:val="000000"/>
              </w:rPr>
              <w:t>-</w:t>
            </w:r>
          </w:p>
        </w:tc>
        <w:tc>
          <w:tcPr>
            <w:tcW w:w="1170" w:type="dxa"/>
          </w:tcPr>
          <w:p w14:paraId="3BE70E09" w14:textId="21A58258" w:rsidR="005F13CF" w:rsidRDefault="005F13CF" w:rsidP="005F13CF">
            <w:r w:rsidRPr="00E93CB9">
              <w:rPr>
                <w:rFonts w:eastAsia="Times New Roman"/>
                <w:color w:val="000000"/>
              </w:rPr>
              <w:t>-</w:t>
            </w:r>
          </w:p>
        </w:tc>
        <w:tc>
          <w:tcPr>
            <w:tcW w:w="900" w:type="dxa"/>
          </w:tcPr>
          <w:p w14:paraId="2A1243DE" w14:textId="658629BB" w:rsidR="005F13CF" w:rsidRDefault="005F13CF" w:rsidP="005F13CF">
            <w:r w:rsidRPr="00E93CB9">
              <w:rPr>
                <w:rFonts w:eastAsia="Times New Roman"/>
                <w:color w:val="000000"/>
              </w:rPr>
              <w:t>-</w:t>
            </w:r>
          </w:p>
        </w:tc>
        <w:tc>
          <w:tcPr>
            <w:tcW w:w="3420" w:type="dxa"/>
          </w:tcPr>
          <w:p w14:paraId="19C251E6" w14:textId="66FBDAE0" w:rsidR="005F13CF" w:rsidRDefault="005F13CF" w:rsidP="005F13CF">
            <w:r w:rsidRPr="00E93CB9">
              <w:rPr>
                <w:rFonts w:eastAsia="Times New Roman"/>
                <w:color w:val="000000"/>
              </w:rPr>
              <w:t> Between containers 4 and output</w:t>
            </w:r>
          </w:p>
        </w:tc>
      </w:tr>
    </w:tbl>
    <w:p w14:paraId="5D70DDB6" w14:textId="77777777" w:rsidR="00777197" w:rsidRDefault="00777197" w:rsidP="00777197">
      <w:pPr>
        <w:pStyle w:val="Caption"/>
      </w:pPr>
      <w:bookmarkStart w:id="106" w:name="_Ref412570283"/>
      <w:bookmarkStart w:id="107" w:name="_Toc442209153"/>
      <w:r>
        <w:t xml:space="preserve">Table </w:t>
      </w:r>
      <w:r w:rsidR="00E103D6">
        <w:fldChar w:fldCharType="begin"/>
      </w:r>
      <w:r w:rsidR="00E103D6">
        <w:instrText xml:space="preserve"> SEQ Table \* ARABIC </w:instrText>
      </w:r>
      <w:r w:rsidR="00E103D6">
        <w:fldChar w:fldCharType="separate"/>
      </w:r>
      <w:r w:rsidR="002804C7">
        <w:t>4</w:t>
      </w:r>
      <w:r w:rsidR="00E103D6">
        <w:fldChar w:fldCharType="end"/>
      </w:r>
      <w:bookmarkEnd w:id="106"/>
      <w:r>
        <w:t xml:space="preserve"> </w:t>
      </w:r>
      <w:r w:rsidR="007F357F">
        <w:t xml:space="preserve">- </w:t>
      </w:r>
      <w:r>
        <w:t>System Wire Table</w:t>
      </w:r>
      <w:bookmarkEnd w:id="107"/>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108" w:name="_Toc442209101"/>
      <w:r>
        <w:t xml:space="preserve">Grounding </w:t>
      </w:r>
      <w:r w:rsidR="00F0197D">
        <w:t>System</w:t>
      </w:r>
      <w:bookmarkEnd w:id="108"/>
    </w:p>
    <w:p w14:paraId="30B52C6D" w14:textId="082887B0" w:rsidR="00D0591D"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B009A28" w14:textId="04493053" w:rsidR="00714A9C" w:rsidRDefault="00714A9C" w:rsidP="00DA4742">
      <w:pPr>
        <w:pStyle w:val="Normal1"/>
        <w:spacing w:after="0"/>
      </w:pPr>
      <w:r>
        <w:t xml:space="preserve">To ensure that we will have proper grounding to the chassis, we will be using 12AWG wire for </w:t>
      </w:r>
      <w:r w:rsidR="00DA4742">
        <w:t>distributing the chassis ground</w:t>
      </w:r>
      <w:r>
        <w:t>.</w:t>
      </w:r>
    </w:p>
    <w:p w14:paraId="054173B5" w14:textId="77777777" w:rsidR="00714A9C" w:rsidRPr="00714A9C" w:rsidRDefault="00714A9C" w:rsidP="00F36550">
      <w:pPr>
        <w:spacing w:after="0"/>
      </w:pPr>
    </w:p>
    <w:p w14:paraId="31760D18" w14:textId="77777777" w:rsidR="00D0591D" w:rsidRDefault="000025CC" w:rsidP="00F36550">
      <w:pPr>
        <w:pStyle w:val="Heading2"/>
        <w:spacing w:after="0"/>
      </w:pPr>
      <w:bookmarkStart w:id="109" w:name="_Toc442209102"/>
      <w:r>
        <w:t>Conductive Panel Grounding</w:t>
      </w:r>
      <w:bookmarkEnd w:id="109"/>
    </w:p>
    <w:p w14:paraId="18E10DBD" w14:textId="2630B01A" w:rsidR="00D0591D" w:rsidRDefault="00450834" w:rsidP="00F36550">
      <w:pPr>
        <w:spacing w:after="0"/>
        <w:rPr>
          <w:i/>
        </w:r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15C447EE" w14:textId="77777777" w:rsidR="0002701E" w:rsidRDefault="0002701E" w:rsidP="00F36550">
      <w:pPr>
        <w:spacing w:after="0"/>
        <w:rPr>
          <w:i/>
        </w:rPr>
      </w:pPr>
    </w:p>
    <w:p w14:paraId="24FCEF7F" w14:textId="167C991B" w:rsidR="0002701E" w:rsidRPr="000929F7" w:rsidRDefault="0002701E" w:rsidP="00F36550">
      <w:pPr>
        <w:spacing w:after="0"/>
        <w:rPr>
          <w:i/>
        </w:rPr>
        <w:sectPr w:rsidR="0002701E" w:rsidRPr="000929F7" w:rsidSect="0003485F">
          <w:pgSz w:w="12240" w:h="15840" w:code="1"/>
          <w:pgMar w:top="1296" w:right="1296" w:bottom="1296" w:left="1296" w:header="708" w:footer="708" w:gutter="0"/>
          <w:cols w:space="720"/>
          <w:docGrid w:linePitch="360"/>
        </w:sectPr>
      </w:pPr>
      <w:r>
        <w:t>We are not using any carbon fiber or coated conductive panels on our vehicle.</w:t>
      </w:r>
    </w:p>
    <w:p w14:paraId="0CD8D219" w14:textId="77777777" w:rsidR="00D0591D" w:rsidRPr="00D0591D" w:rsidRDefault="00D0591D" w:rsidP="00F847E6">
      <w:pPr>
        <w:pStyle w:val="Heading1"/>
        <w:rPr>
          <w:rFonts w:eastAsia="Arial"/>
        </w:rPr>
      </w:pPr>
      <w:bookmarkStart w:id="110" w:name="_Toc442209103"/>
      <w:r>
        <w:rPr>
          <w:rFonts w:eastAsia="Arial"/>
        </w:rPr>
        <w:lastRenderedPageBreak/>
        <w:t>Isolation</w:t>
      </w:r>
      <w:r w:rsidR="00450834">
        <w:rPr>
          <w:rFonts w:eastAsia="Arial"/>
        </w:rPr>
        <w:t xml:space="preserve"> &amp; Insulation</w:t>
      </w:r>
      <w:bookmarkEnd w:id="110"/>
    </w:p>
    <w:p w14:paraId="7500B2AA" w14:textId="77777777" w:rsidR="00D0591D" w:rsidRPr="00C1229B" w:rsidRDefault="00D0591D" w:rsidP="00D0591D">
      <w:r>
        <w:t xml:space="preserve">Person primarily responsible for this </w:t>
      </w:r>
      <w:commentRangeStart w:id="111"/>
      <w:r>
        <w:t>section</w:t>
      </w:r>
      <w:commentRangeEnd w:id="111"/>
      <w:r w:rsidR="00857DEF">
        <w:rPr>
          <w:rStyle w:val="CommentReference"/>
        </w:rPr>
        <w:commentReference w:id="111"/>
      </w:r>
      <w:r>
        <w:t>:</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77777777" w:rsidR="00D0591D" w:rsidRPr="00451073" w:rsidRDefault="00D0591D" w:rsidP="00D0591D">
            <w:pPr>
              <w:pStyle w:val="TableContents"/>
            </w:pP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77777777" w:rsidR="00D0591D" w:rsidRPr="00451073" w:rsidRDefault="00D0591D" w:rsidP="00D0591D">
            <w:pPr>
              <w:pStyle w:val="TableContents"/>
            </w:pPr>
          </w:p>
        </w:tc>
      </w:tr>
    </w:tbl>
    <w:p w14:paraId="3867221A" w14:textId="77777777" w:rsidR="00450834" w:rsidRDefault="00450834" w:rsidP="00F36550">
      <w:pPr>
        <w:pStyle w:val="Heading2"/>
        <w:spacing w:after="0"/>
      </w:pPr>
      <w:bookmarkStart w:id="112" w:name="_Toc442209104"/>
      <w:r w:rsidRPr="00450834">
        <w:t>Separation of Tractive System and Grounded Low Voltage System</w:t>
      </w:r>
      <w:bookmarkEnd w:id="112"/>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commentRangeStart w:id="113"/>
      <w:commentRangeStart w:id="114"/>
      <w:r>
        <w:rPr>
          <w:rFonts w:eastAsia="Arial"/>
          <w:noProof/>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13"/>
      <w:r w:rsidR="00752C88">
        <w:rPr>
          <w:rStyle w:val="CommentReference"/>
        </w:rPr>
        <w:commentReference w:id="113"/>
      </w:r>
      <w:commentRangeEnd w:id="114"/>
      <w:r w:rsidR="00FF692B">
        <w:rPr>
          <w:rStyle w:val="CommentReference"/>
        </w:rPr>
        <w:commentReference w:id="114"/>
      </w:r>
    </w:p>
    <w:p w14:paraId="65B26C17" w14:textId="77777777" w:rsidR="00FB6611" w:rsidRDefault="00753253" w:rsidP="00753253">
      <w:pPr>
        <w:pStyle w:val="Caption"/>
      </w:pPr>
      <w:bookmarkStart w:id="115" w:name="_Toc442209146"/>
      <w:r>
        <w:t xml:space="preserve">Figure </w:t>
      </w:r>
      <w:r>
        <w:fldChar w:fldCharType="begin"/>
      </w:r>
      <w:r>
        <w:instrText xml:space="preserve"> SEQ Figure \* ARABIC </w:instrText>
      </w:r>
      <w:r>
        <w:fldChar w:fldCharType="separate"/>
      </w:r>
      <w:r w:rsidR="001E0D98">
        <w:t>5</w:t>
      </w:r>
      <w:r>
        <w:fldChar w:fldCharType="end"/>
      </w:r>
      <w:r w:rsidR="0087079E">
        <w:t xml:space="preserve"> - </w:t>
      </w:r>
      <w:r>
        <w:t>TS and GLV separation</w:t>
      </w:r>
      <w:bookmarkEnd w:id="115"/>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1710"/>
        <w:gridCol w:w="4050"/>
      </w:tblGrid>
      <w:tr w:rsidR="008D3DED" w:rsidRPr="00C124D2" w14:paraId="5B779406" w14:textId="77777777" w:rsidTr="0028137B">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1710" w:type="dxa"/>
            <w:vAlign w:val="bottom"/>
          </w:tcPr>
          <w:p w14:paraId="3F64AB26" w14:textId="77777777" w:rsidR="008D3DED" w:rsidRPr="00382205" w:rsidRDefault="008D3DED" w:rsidP="00382205">
            <w:pPr>
              <w:pStyle w:val="TableHeading"/>
            </w:pPr>
            <w:r w:rsidRPr="00382205">
              <w:t>Thru Air of Over Surface</w:t>
            </w:r>
          </w:p>
        </w:tc>
        <w:tc>
          <w:tcPr>
            <w:tcW w:w="4050" w:type="dxa"/>
            <w:shd w:val="clear" w:color="auto" w:fill="auto"/>
            <w:vAlign w:val="bottom"/>
          </w:tcPr>
          <w:p w14:paraId="14069465" w14:textId="77777777" w:rsidR="008D3DED" w:rsidRPr="00382205" w:rsidRDefault="008D3DED" w:rsidP="00382205">
            <w:pPr>
              <w:pStyle w:val="TableHeading"/>
            </w:pPr>
            <w:r w:rsidRPr="00382205">
              <w:t>Notes</w:t>
            </w:r>
          </w:p>
        </w:tc>
      </w:tr>
      <w:tr w:rsidR="0028137B" w14:paraId="14024D90" w14:textId="77777777" w:rsidTr="0028137B">
        <w:tc>
          <w:tcPr>
            <w:tcW w:w="1998" w:type="dxa"/>
            <w:shd w:val="clear" w:color="auto" w:fill="auto"/>
            <w:vAlign w:val="center"/>
          </w:tcPr>
          <w:p w14:paraId="15767FE7" w14:textId="02CE5EF0" w:rsidR="0028137B" w:rsidRDefault="00C0030F">
            <w:pPr>
              <w:keepNext/>
              <w:keepLines/>
            </w:pPr>
            <w:ins w:id="116" w:author="Windows User" w:date="2017-02-20T13:32:00Z">
              <w:r>
                <w:t>TSI-PCB-HV-LV</w:t>
              </w:r>
            </w:ins>
            <w:commentRangeStart w:id="117"/>
            <w:del w:id="118" w:author="Windows User" w:date="2017-02-20T13:32:00Z">
              <w:r w:rsidR="0028137B" w:rsidDel="00C0030F">
                <w:delText>Student Design</w:delText>
              </w:r>
              <w:commentRangeEnd w:id="117"/>
              <w:r w:rsidR="00836811" w:rsidDel="00C0030F">
                <w:rPr>
                  <w:rStyle w:val="CommentReference"/>
                </w:rPr>
                <w:commentReference w:id="117"/>
              </w:r>
            </w:del>
          </w:p>
        </w:tc>
        <w:tc>
          <w:tcPr>
            <w:tcW w:w="990" w:type="dxa"/>
            <w:shd w:val="clear" w:color="auto" w:fill="auto"/>
            <w:vAlign w:val="center"/>
          </w:tcPr>
          <w:p w14:paraId="7E156C99" w14:textId="114E2F5E" w:rsidR="0028137B" w:rsidRDefault="0028137B" w:rsidP="00D76797">
            <w:pPr>
              <w:keepNext/>
              <w:keepLines/>
            </w:pPr>
            <w:r>
              <w:t>96</w:t>
            </w:r>
          </w:p>
        </w:tc>
        <w:tc>
          <w:tcPr>
            <w:tcW w:w="1080" w:type="dxa"/>
          </w:tcPr>
          <w:p w14:paraId="16F425D1" w14:textId="7F7BE2D7" w:rsidR="0028137B" w:rsidRDefault="0028137B" w:rsidP="00D76797">
            <w:pPr>
              <w:keepNext/>
              <w:keepLines/>
            </w:pPr>
            <w:r>
              <w:t>6.4</w:t>
            </w:r>
          </w:p>
        </w:tc>
        <w:tc>
          <w:tcPr>
            <w:tcW w:w="1710" w:type="dxa"/>
          </w:tcPr>
          <w:p w14:paraId="2F5B7CB2" w14:textId="4EBA4D10" w:rsidR="0028137B" w:rsidRDefault="0028137B" w:rsidP="00D76797">
            <w:pPr>
              <w:keepNext/>
              <w:keepLines/>
            </w:pPr>
            <w:r>
              <w:t>Over Surface</w:t>
            </w:r>
          </w:p>
        </w:tc>
        <w:tc>
          <w:tcPr>
            <w:tcW w:w="4050" w:type="dxa"/>
            <w:shd w:val="clear" w:color="auto" w:fill="auto"/>
            <w:vAlign w:val="center"/>
          </w:tcPr>
          <w:p w14:paraId="63CB9439" w14:textId="77777777" w:rsidR="0028137B" w:rsidRDefault="0028137B" w:rsidP="00D76797">
            <w:pPr>
              <w:keepNext/>
              <w:keepLines/>
            </w:pPr>
          </w:p>
        </w:tc>
      </w:tr>
      <w:tr w:rsidR="0028137B" w14:paraId="604E5E00" w14:textId="77777777" w:rsidTr="0028137B">
        <w:tc>
          <w:tcPr>
            <w:tcW w:w="1998" w:type="dxa"/>
            <w:shd w:val="clear" w:color="auto" w:fill="auto"/>
            <w:vAlign w:val="center"/>
          </w:tcPr>
          <w:p w14:paraId="376654A5" w14:textId="77777777" w:rsidR="0028137B" w:rsidRDefault="0028137B" w:rsidP="00D76797">
            <w:pPr>
              <w:keepNext/>
              <w:keepLines/>
            </w:pPr>
          </w:p>
        </w:tc>
        <w:tc>
          <w:tcPr>
            <w:tcW w:w="990" w:type="dxa"/>
            <w:shd w:val="clear" w:color="auto" w:fill="auto"/>
            <w:vAlign w:val="center"/>
          </w:tcPr>
          <w:p w14:paraId="6BCA14C8" w14:textId="77777777" w:rsidR="0028137B" w:rsidRDefault="0028137B" w:rsidP="00D76797">
            <w:pPr>
              <w:keepNext/>
              <w:keepLines/>
            </w:pPr>
          </w:p>
        </w:tc>
        <w:tc>
          <w:tcPr>
            <w:tcW w:w="1080" w:type="dxa"/>
          </w:tcPr>
          <w:p w14:paraId="428C2A80" w14:textId="77777777" w:rsidR="0028137B" w:rsidRDefault="0028137B" w:rsidP="00D76797">
            <w:pPr>
              <w:keepNext/>
              <w:keepLines/>
            </w:pPr>
          </w:p>
        </w:tc>
        <w:tc>
          <w:tcPr>
            <w:tcW w:w="1710" w:type="dxa"/>
          </w:tcPr>
          <w:p w14:paraId="1647556E" w14:textId="77777777" w:rsidR="0028137B" w:rsidRDefault="0028137B" w:rsidP="00D76797">
            <w:pPr>
              <w:keepNext/>
              <w:keepLines/>
            </w:pPr>
          </w:p>
        </w:tc>
        <w:tc>
          <w:tcPr>
            <w:tcW w:w="4050" w:type="dxa"/>
            <w:shd w:val="clear" w:color="auto" w:fill="auto"/>
            <w:vAlign w:val="center"/>
          </w:tcPr>
          <w:p w14:paraId="49A52A23" w14:textId="77777777" w:rsidR="0028137B" w:rsidRDefault="0028137B" w:rsidP="00D76797">
            <w:pPr>
              <w:keepNext/>
              <w:keepLines/>
            </w:pPr>
          </w:p>
        </w:tc>
      </w:tr>
      <w:tr w:rsidR="0028137B" w14:paraId="6B1A9AFF" w14:textId="77777777" w:rsidTr="0028137B">
        <w:tc>
          <w:tcPr>
            <w:tcW w:w="1998" w:type="dxa"/>
            <w:shd w:val="clear" w:color="auto" w:fill="auto"/>
            <w:vAlign w:val="center"/>
          </w:tcPr>
          <w:p w14:paraId="3979054F" w14:textId="77777777" w:rsidR="0028137B" w:rsidRDefault="0028137B" w:rsidP="00D76797">
            <w:pPr>
              <w:keepNext/>
              <w:keepLines/>
            </w:pPr>
          </w:p>
        </w:tc>
        <w:tc>
          <w:tcPr>
            <w:tcW w:w="990" w:type="dxa"/>
            <w:shd w:val="clear" w:color="auto" w:fill="auto"/>
            <w:vAlign w:val="center"/>
          </w:tcPr>
          <w:p w14:paraId="72CD8355" w14:textId="77777777" w:rsidR="0028137B" w:rsidRDefault="0028137B" w:rsidP="00D76797">
            <w:pPr>
              <w:keepNext/>
              <w:keepLines/>
            </w:pPr>
          </w:p>
        </w:tc>
        <w:tc>
          <w:tcPr>
            <w:tcW w:w="1080" w:type="dxa"/>
          </w:tcPr>
          <w:p w14:paraId="513459B3" w14:textId="77777777" w:rsidR="0028137B" w:rsidRDefault="0028137B" w:rsidP="00D76797">
            <w:pPr>
              <w:keepNext/>
              <w:keepLines/>
            </w:pPr>
          </w:p>
        </w:tc>
        <w:tc>
          <w:tcPr>
            <w:tcW w:w="1710" w:type="dxa"/>
          </w:tcPr>
          <w:p w14:paraId="606211C0" w14:textId="77777777" w:rsidR="0028137B" w:rsidRDefault="0028137B" w:rsidP="00D76797">
            <w:pPr>
              <w:keepNext/>
              <w:keepLines/>
            </w:pPr>
          </w:p>
        </w:tc>
        <w:tc>
          <w:tcPr>
            <w:tcW w:w="4050" w:type="dxa"/>
            <w:shd w:val="clear" w:color="auto" w:fill="auto"/>
            <w:vAlign w:val="center"/>
          </w:tcPr>
          <w:p w14:paraId="2D4FD7E8" w14:textId="77777777" w:rsidR="0028137B" w:rsidRDefault="0028137B" w:rsidP="00D76797">
            <w:pPr>
              <w:keepNext/>
              <w:keepLines/>
            </w:pPr>
          </w:p>
        </w:tc>
      </w:tr>
      <w:tr w:rsidR="0028137B" w14:paraId="75A9DE62" w14:textId="77777777" w:rsidTr="0028137B">
        <w:tc>
          <w:tcPr>
            <w:tcW w:w="1998" w:type="dxa"/>
            <w:shd w:val="clear" w:color="auto" w:fill="auto"/>
            <w:vAlign w:val="center"/>
          </w:tcPr>
          <w:p w14:paraId="76B91FEB" w14:textId="77777777" w:rsidR="0028137B" w:rsidRDefault="0028137B" w:rsidP="00D76797">
            <w:pPr>
              <w:keepNext/>
              <w:keepLines/>
            </w:pPr>
          </w:p>
        </w:tc>
        <w:tc>
          <w:tcPr>
            <w:tcW w:w="990" w:type="dxa"/>
            <w:shd w:val="clear" w:color="auto" w:fill="auto"/>
            <w:vAlign w:val="center"/>
          </w:tcPr>
          <w:p w14:paraId="370A812B" w14:textId="77777777" w:rsidR="0028137B" w:rsidRDefault="0028137B" w:rsidP="00D76797">
            <w:pPr>
              <w:keepNext/>
              <w:keepLines/>
            </w:pPr>
          </w:p>
        </w:tc>
        <w:tc>
          <w:tcPr>
            <w:tcW w:w="1080" w:type="dxa"/>
          </w:tcPr>
          <w:p w14:paraId="290A1FC5" w14:textId="77777777" w:rsidR="0028137B" w:rsidRDefault="0028137B" w:rsidP="00D76797">
            <w:pPr>
              <w:keepNext/>
              <w:keepLines/>
            </w:pPr>
          </w:p>
        </w:tc>
        <w:tc>
          <w:tcPr>
            <w:tcW w:w="1710" w:type="dxa"/>
          </w:tcPr>
          <w:p w14:paraId="0471978B" w14:textId="77777777" w:rsidR="0028137B" w:rsidRDefault="0028137B" w:rsidP="00D76797">
            <w:pPr>
              <w:keepNext/>
              <w:keepLines/>
            </w:pPr>
          </w:p>
        </w:tc>
        <w:tc>
          <w:tcPr>
            <w:tcW w:w="4050" w:type="dxa"/>
            <w:shd w:val="clear" w:color="auto" w:fill="auto"/>
            <w:vAlign w:val="center"/>
          </w:tcPr>
          <w:p w14:paraId="14CF7435" w14:textId="77777777" w:rsidR="0028137B" w:rsidRDefault="0028137B" w:rsidP="00D76797">
            <w:pPr>
              <w:keepNext/>
              <w:keepLines/>
            </w:pPr>
          </w:p>
        </w:tc>
      </w:tr>
      <w:tr w:rsidR="0028137B" w14:paraId="3F412A4C" w14:textId="77777777" w:rsidTr="0028137B">
        <w:tc>
          <w:tcPr>
            <w:tcW w:w="1998" w:type="dxa"/>
            <w:shd w:val="clear" w:color="auto" w:fill="auto"/>
            <w:vAlign w:val="center"/>
          </w:tcPr>
          <w:p w14:paraId="10C53A3C" w14:textId="77777777" w:rsidR="0028137B" w:rsidRDefault="0028137B" w:rsidP="00D76797">
            <w:pPr>
              <w:keepNext/>
              <w:keepLines/>
            </w:pPr>
          </w:p>
        </w:tc>
        <w:tc>
          <w:tcPr>
            <w:tcW w:w="990" w:type="dxa"/>
            <w:shd w:val="clear" w:color="auto" w:fill="auto"/>
            <w:vAlign w:val="center"/>
          </w:tcPr>
          <w:p w14:paraId="7957C12C" w14:textId="77777777" w:rsidR="0028137B" w:rsidRDefault="0028137B" w:rsidP="00D76797">
            <w:pPr>
              <w:keepNext/>
              <w:keepLines/>
            </w:pPr>
          </w:p>
        </w:tc>
        <w:tc>
          <w:tcPr>
            <w:tcW w:w="1080" w:type="dxa"/>
          </w:tcPr>
          <w:p w14:paraId="369AA9B9" w14:textId="77777777" w:rsidR="0028137B" w:rsidRDefault="0028137B" w:rsidP="00D76797">
            <w:pPr>
              <w:keepNext/>
              <w:keepLines/>
            </w:pPr>
          </w:p>
        </w:tc>
        <w:tc>
          <w:tcPr>
            <w:tcW w:w="1710" w:type="dxa"/>
          </w:tcPr>
          <w:p w14:paraId="666DF80B" w14:textId="77777777" w:rsidR="0028137B" w:rsidRDefault="0028137B" w:rsidP="00D76797">
            <w:pPr>
              <w:keepNext/>
              <w:keepLines/>
            </w:pPr>
          </w:p>
        </w:tc>
        <w:tc>
          <w:tcPr>
            <w:tcW w:w="4050" w:type="dxa"/>
            <w:shd w:val="clear" w:color="auto" w:fill="auto"/>
            <w:vAlign w:val="center"/>
          </w:tcPr>
          <w:p w14:paraId="23D1B609" w14:textId="77777777" w:rsidR="0028137B" w:rsidRDefault="0028137B" w:rsidP="00D76797">
            <w:pPr>
              <w:keepNext/>
              <w:keepLines/>
            </w:pPr>
          </w:p>
        </w:tc>
      </w:tr>
      <w:tr w:rsidR="0028137B" w14:paraId="52A9E3F8" w14:textId="77777777" w:rsidTr="0028137B">
        <w:tc>
          <w:tcPr>
            <w:tcW w:w="1998" w:type="dxa"/>
            <w:shd w:val="clear" w:color="auto" w:fill="auto"/>
            <w:vAlign w:val="center"/>
          </w:tcPr>
          <w:p w14:paraId="420073D6" w14:textId="77777777" w:rsidR="0028137B" w:rsidRDefault="0028137B" w:rsidP="00D76797">
            <w:pPr>
              <w:keepNext/>
              <w:keepLines/>
            </w:pPr>
          </w:p>
        </w:tc>
        <w:tc>
          <w:tcPr>
            <w:tcW w:w="990" w:type="dxa"/>
            <w:shd w:val="clear" w:color="auto" w:fill="auto"/>
            <w:vAlign w:val="center"/>
          </w:tcPr>
          <w:p w14:paraId="2668A47F" w14:textId="77777777" w:rsidR="0028137B" w:rsidRDefault="0028137B" w:rsidP="00D76797">
            <w:pPr>
              <w:keepNext/>
              <w:keepLines/>
            </w:pPr>
          </w:p>
        </w:tc>
        <w:tc>
          <w:tcPr>
            <w:tcW w:w="1080" w:type="dxa"/>
          </w:tcPr>
          <w:p w14:paraId="177B681E" w14:textId="77777777" w:rsidR="0028137B" w:rsidRDefault="0028137B" w:rsidP="00D76797">
            <w:pPr>
              <w:keepNext/>
              <w:keepLines/>
            </w:pPr>
          </w:p>
        </w:tc>
        <w:tc>
          <w:tcPr>
            <w:tcW w:w="1710" w:type="dxa"/>
          </w:tcPr>
          <w:p w14:paraId="7456016A" w14:textId="77777777" w:rsidR="0028137B" w:rsidRDefault="0028137B" w:rsidP="00D76797">
            <w:pPr>
              <w:keepNext/>
              <w:keepLines/>
            </w:pPr>
          </w:p>
        </w:tc>
        <w:tc>
          <w:tcPr>
            <w:tcW w:w="4050" w:type="dxa"/>
            <w:shd w:val="clear" w:color="auto" w:fill="auto"/>
            <w:vAlign w:val="center"/>
          </w:tcPr>
          <w:p w14:paraId="22813A64" w14:textId="77777777" w:rsidR="0028137B" w:rsidRDefault="0028137B" w:rsidP="00D76797">
            <w:pPr>
              <w:keepNext/>
              <w:keepLines/>
            </w:pPr>
          </w:p>
        </w:tc>
      </w:tr>
      <w:tr w:rsidR="0028137B" w14:paraId="40DA9BCC" w14:textId="77777777" w:rsidTr="0028137B">
        <w:tc>
          <w:tcPr>
            <w:tcW w:w="1998" w:type="dxa"/>
            <w:shd w:val="clear" w:color="auto" w:fill="auto"/>
            <w:vAlign w:val="center"/>
          </w:tcPr>
          <w:p w14:paraId="5A9B9289" w14:textId="77777777" w:rsidR="0028137B" w:rsidRDefault="0028137B" w:rsidP="00D76797">
            <w:pPr>
              <w:keepNext/>
              <w:keepLines/>
            </w:pPr>
          </w:p>
        </w:tc>
        <w:tc>
          <w:tcPr>
            <w:tcW w:w="990" w:type="dxa"/>
            <w:shd w:val="clear" w:color="auto" w:fill="auto"/>
            <w:vAlign w:val="center"/>
          </w:tcPr>
          <w:p w14:paraId="1D516BC3" w14:textId="77777777" w:rsidR="0028137B" w:rsidRDefault="0028137B" w:rsidP="00D76797">
            <w:pPr>
              <w:keepNext/>
              <w:keepLines/>
            </w:pPr>
          </w:p>
        </w:tc>
        <w:tc>
          <w:tcPr>
            <w:tcW w:w="1080" w:type="dxa"/>
          </w:tcPr>
          <w:p w14:paraId="579FD115" w14:textId="77777777" w:rsidR="0028137B" w:rsidRDefault="0028137B" w:rsidP="00D76797">
            <w:pPr>
              <w:keepNext/>
              <w:keepLines/>
            </w:pPr>
          </w:p>
        </w:tc>
        <w:tc>
          <w:tcPr>
            <w:tcW w:w="1710" w:type="dxa"/>
          </w:tcPr>
          <w:p w14:paraId="29250A24" w14:textId="77777777" w:rsidR="0028137B" w:rsidRDefault="0028137B" w:rsidP="00E2475D">
            <w:pPr>
              <w:keepNext/>
              <w:keepLines/>
            </w:pPr>
          </w:p>
        </w:tc>
        <w:tc>
          <w:tcPr>
            <w:tcW w:w="4050" w:type="dxa"/>
            <w:shd w:val="clear" w:color="auto" w:fill="auto"/>
            <w:vAlign w:val="center"/>
          </w:tcPr>
          <w:p w14:paraId="0D02D60E" w14:textId="77777777" w:rsidR="0028137B" w:rsidRDefault="0028137B" w:rsidP="00E2475D">
            <w:pPr>
              <w:keepNext/>
              <w:keepLines/>
            </w:pPr>
          </w:p>
        </w:tc>
      </w:tr>
    </w:tbl>
    <w:p w14:paraId="1D97AA3E" w14:textId="77777777" w:rsidR="00E2475D" w:rsidRDefault="00E2475D" w:rsidP="00753253">
      <w:pPr>
        <w:pStyle w:val="Caption"/>
      </w:pPr>
      <w:bookmarkStart w:id="119" w:name="_Toc442209154"/>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119"/>
    </w:p>
    <w:p w14:paraId="5E6ACACA" w14:textId="77777777" w:rsidR="00E2475D" w:rsidRDefault="00E2475D" w:rsidP="00450834"/>
    <w:p w14:paraId="41F27F0D" w14:textId="28F3C93D" w:rsidR="00550D2C" w:rsidRPr="000929F7" w:rsidRDefault="00550D2C" w:rsidP="00450834">
      <w:pPr>
        <w:rPr>
          <w:i/>
        </w:rPr>
      </w:pPr>
      <w:r w:rsidRPr="000929F7">
        <w:rPr>
          <w:i/>
        </w:rPr>
        <w:t xml:space="preserve">Add a figure (board layout drawing) </w:t>
      </w:r>
      <w:r w:rsidR="00E2475D" w:rsidRPr="000929F7">
        <w:rPr>
          <w:i/>
          <w:u w:val="single"/>
        </w:rPr>
        <w:t>for each</w:t>
      </w:r>
      <w:r w:rsidRPr="000929F7">
        <w:rPr>
          <w:i/>
        </w:rPr>
        <w:t xml:space="preserve"> team-designed PCB</w:t>
      </w:r>
      <w:r w:rsidR="00E2475D" w:rsidRPr="000929F7">
        <w:rPr>
          <w:i/>
        </w:rPr>
        <w:t xml:space="preserve"> </w:t>
      </w:r>
      <w:r w:rsidRPr="000929F7">
        <w:rPr>
          <w:i/>
        </w:rPr>
        <w:t xml:space="preserve">showing that spacings comply with </w:t>
      </w:r>
      <w:r w:rsidRPr="000929F7">
        <w:rPr>
          <w:b/>
          <w:i/>
        </w:rPr>
        <w:t>EV</w:t>
      </w:r>
      <w:r w:rsidR="00A02642">
        <w:rPr>
          <w:b/>
          <w:i/>
        </w:rPr>
        <w:t>5.5.</w:t>
      </w:r>
    </w:p>
    <w:p w14:paraId="0F00DD22" w14:textId="77777777" w:rsidR="00FE1402" w:rsidRDefault="00FE1402" w:rsidP="00450834"/>
    <w:p w14:paraId="2F3018CD" w14:textId="77777777" w:rsidR="00E2475D" w:rsidRDefault="00D76797" w:rsidP="00E2475D">
      <w:pPr>
        <w:keepNext/>
        <w:jc w:val="center"/>
      </w:pPr>
      <w:r>
        <w:rPr>
          <w:rFonts w:eastAsia="Arial"/>
          <w:noProof/>
        </w:rPr>
        <w:lastRenderedPageBreak/>
        <w:drawing>
          <wp:inline distT="0" distB="0" distL="0" distR="0" wp14:anchorId="1B894F72" wp14:editId="7DB985ED">
            <wp:extent cx="3308277" cy="827069"/>
            <wp:effectExtent l="19050" t="19050" r="260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633433D5" w14:textId="77777777" w:rsidR="00D76797" w:rsidRDefault="00E2475D" w:rsidP="00753253">
      <w:pPr>
        <w:pStyle w:val="Caption"/>
      </w:pPr>
      <w:bookmarkStart w:id="120" w:name="_Toc442209147"/>
      <w:r>
        <w:t xml:space="preserve">Figure </w:t>
      </w:r>
      <w:r w:rsidR="00FB6611">
        <w:fldChar w:fldCharType="begin"/>
      </w:r>
      <w:r w:rsidR="00FB6611">
        <w:instrText xml:space="preserve"> SEQ Figure \* ARABIC </w:instrText>
      </w:r>
      <w:r w:rsidR="00FB6611">
        <w:fldChar w:fldCharType="separate"/>
      </w:r>
      <w:r w:rsidR="001E0D98">
        <w:t>6</w:t>
      </w:r>
      <w:r w:rsidR="00FB6611">
        <w:fldChar w:fldCharType="end"/>
      </w:r>
      <w:r>
        <w:t xml:space="preserve"> - Team Designed PCB Layout</w:t>
      </w:r>
      <w:bookmarkEnd w:id="120"/>
    </w:p>
    <w:p w14:paraId="64B55788" w14:textId="77777777" w:rsidR="008D3DED" w:rsidRDefault="008D3DED" w:rsidP="00753253">
      <w:pPr>
        <w:pStyle w:val="Caption"/>
      </w:pPr>
    </w:p>
    <w:p w14:paraId="1BEBDE7D" w14:textId="77777777" w:rsidR="008D3DED" w:rsidRDefault="008D3DED" w:rsidP="008D3DED">
      <w:pPr>
        <w:rPr>
          <w:i/>
        </w:rPr>
      </w:pPr>
      <w:r w:rsidRPr="000929F7">
        <w:rPr>
          <w:i/>
        </w:rPr>
        <w:t xml:space="preserve">List all purchased components with both TS and GLV connections (at min </w:t>
      </w:r>
      <w:commentRangeStart w:id="121"/>
      <w:r w:rsidRPr="000929F7">
        <w:rPr>
          <w:i/>
        </w:rPr>
        <w:t xml:space="preserve">motor controller </w:t>
      </w:r>
      <w:commentRangeEnd w:id="121"/>
      <w:r w:rsidR="009E0F80">
        <w:rPr>
          <w:rStyle w:val="CommentReference"/>
        </w:rPr>
        <w:commentReference w:id="121"/>
      </w:r>
      <w:r w:rsidRPr="000929F7">
        <w:rPr>
          <w:i/>
        </w:rPr>
        <w:t>and AMS)</w:t>
      </w:r>
    </w:p>
    <w:p w14:paraId="0A2A70C0" w14:textId="24A7D80F" w:rsidR="00DD05B8" w:rsidRPr="00DD05B8" w:rsidRDefault="00DD05B8" w:rsidP="008D3DED">
      <w:pPr>
        <w:rPr>
          <w:iCs/>
        </w:rPr>
      </w:pPr>
      <w:r>
        <w:rPr>
          <w:iCs/>
        </w:rPr>
        <w:t>Our AMS boards are powered from the TSV system so they do not have a GLV connection.  To ensure isolation there is a DC to DC converter between the cell and the AMS board</w:t>
      </w:r>
      <w:r w:rsidR="007256A4">
        <w:rPr>
          <w:i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5387"/>
        <w:gridCol w:w="2013"/>
      </w:tblGrid>
      <w:tr w:rsidR="00A46A3F" w:rsidRPr="00C124D2" w14:paraId="21CA510A" w14:textId="77777777" w:rsidTr="00A46A3F">
        <w:trPr>
          <w:trHeight w:val="341"/>
        </w:trPr>
        <w:tc>
          <w:tcPr>
            <w:tcW w:w="1384" w:type="dxa"/>
            <w:shd w:val="clear" w:color="auto" w:fill="auto"/>
            <w:vAlign w:val="bottom"/>
          </w:tcPr>
          <w:p w14:paraId="42C33255" w14:textId="77777777" w:rsidR="008D3DED" w:rsidRPr="00C124D2" w:rsidRDefault="008D3DED" w:rsidP="0087079E">
            <w:pPr>
              <w:pStyle w:val="TableHeading"/>
            </w:pPr>
            <w:r>
              <w:t>Component</w:t>
            </w:r>
          </w:p>
        </w:tc>
        <w:tc>
          <w:tcPr>
            <w:tcW w:w="1134" w:type="dxa"/>
            <w:shd w:val="clear" w:color="auto" w:fill="auto"/>
            <w:vAlign w:val="bottom"/>
          </w:tcPr>
          <w:p w14:paraId="556EC750" w14:textId="77777777" w:rsidR="008D3DED" w:rsidRPr="00C124D2" w:rsidRDefault="008D3DED" w:rsidP="0087079E">
            <w:pPr>
              <w:pStyle w:val="TableHeading"/>
            </w:pPr>
            <w:r>
              <w:t>Isolation Method</w:t>
            </w:r>
          </w:p>
        </w:tc>
        <w:tc>
          <w:tcPr>
            <w:tcW w:w="5387" w:type="dxa"/>
            <w:vAlign w:val="bottom"/>
          </w:tcPr>
          <w:p w14:paraId="15E11923" w14:textId="77777777" w:rsidR="008D3DED" w:rsidRPr="00C124D2" w:rsidRDefault="008D3DED" w:rsidP="0087079E">
            <w:pPr>
              <w:pStyle w:val="TableHeading"/>
            </w:pPr>
            <w:r>
              <w:t>Link to Document Describing Isolation</w:t>
            </w:r>
          </w:p>
        </w:tc>
        <w:tc>
          <w:tcPr>
            <w:tcW w:w="2013" w:type="dxa"/>
            <w:shd w:val="clear" w:color="auto" w:fill="auto"/>
            <w:vAlign w:val="bottom"/>
          </w:tcPr>
          <w:p w14:paraId="778E1BB8" w14:textId="77777777" w:rsidR="008D3DED" w:rsidRPr="00C124D2" w:rsidRDefault="008D3DED" w:rsidP="0087079E">
            <w:pPr>
              <w:pStyle w:val="TableHeading"/>
            </w:pPr>
            <w:r>
              <w:t>Notes</w:t>
            </w:r>
          </w:p>
        </w:tc>
      </w:tr>
      <w:tr w:rsidR="00A46A3F" w14:paraId="4334365A" w14:textId="77777777" w:rsidTr="00A46A3F">
        <w:tc>
          <w:tcPr>
            <w:tcW w:w="1384" w:type="dxa"/>
            <w:shd w:val="clear" w:color="auto" w:fill="auto"/>
            <w:vAlign w:val="center"/>
          </w:tcPr>
          <w:p w14:paraId="6993B563" w14:textId="69387360" w:rsidR="00A46A3F" w:rsidRDefault="00A46A3F" w:rsidP="00EC6ABB">
            <w:pPr>
              <w:keepNext/>
              <w:keepLines/>
            </w:pPr>
            <w:r>
              <w:rPr>
                <w:sz w:val="20"/>
                <w:szCs w:val="20"/>
              </w:rPr>
              <w:t>Bender ISOMETER IR155-3203</w:t>
            </w:r>
          </w:p>
        </w:tc>
        <w:tc>
          <w:tcPr>
            <w:tcW w:w="1134" w:type="dxa"/>
            <w:shd w:val="clear" w:color="auto" w:fill="auto"/>
            <w:vAlign w:val="center"/>
          </w:tcPr>
          <w:p w14:paraId="62A27F1D" w14:textId="35AF16BF" w:rsidR="00A46A3F" w:rsidRDefault="00A46A3F" w:rsidP="00EC6ABB">
            <w:pPr>
              <w:keepNext/>
              <w:keepLines/>
            </w:pPr>
            <w:r>
              <w:rPr>
                <w:sz w:val="20"/>
                <w:szCs w:val="20"/>
              </w:rPr>
              <w:t>Galvanic Isolation</w:t>
            </w:r>
          </w:p>
        </w:tc>
        <w:tc>
          <w:tcPr>
            <w:tcW w:w="5387" w:type="dxa"/>
          </w:tcPr>
          <w:p w14:paraId="1908744E" w14:textId="77777777" w:rsidR="00A46A3F" w:rsidRDefault="00FE5C02" w:rsidP="00117AD4">
            <w:pPr>
              <w:pStyle w:val="Normal1"/>
              <w:keepNext/>
              <w:keepLines/>
              <w:spacing w:after="0"/>
            </w:pPr>
            <w:hyperlink r:id="rId45">
              <w:r w:rsidR="00A46A3F">
                <w:rPr>
                  <w:color w:val="0000FF"/>
                  <w:sz w:val="20"/>
                  <w:szCs w:val="20"/>
                  <w:u w:val="single"/>
                </w:rPr>
                <w:t>http://www.bender-es.com/fileadmin/products/doc/IR155-32xx-V004_D00115_D_XXEN.pdf</w:t>
              </w:r>
            </w:hyperlink>
            <w:hyperlink r:id="rId46">
              <w:r w:rsidR="00A46A3F" w:rsidRPr="00A46A3F">
                <w:rPr>
                  <w:rStyle w:val="Hyperlink"/>
                  <w:rFonts w:eastAsia="Calibri"/>
                  <w:lang w:eastAsia="zh-CN"/>
                </w:rPr>
                <w:t>http://www.bender-es.com/fileadmin/products/doc/IR155-32xx-V004_D00115_D_XXEN.pdf</w:t>
              </w:r>
            </w:hyperlink>
          </w:p>
          <w:p w14:paraId="0EF367CF" w14:textId="7462A2C8" w:rsidR="00A46A3F" w:rsidRDefault="00FE5C02" w:rsidP="00EC6ABB">
            <w:pPr>
              <w:keepNext/>
              <w:keepLines/>
            </w:pPr>
            <w:hyperlink r:id="rId47">
              <w:r w:rsidR="00A46A3F" w:rsidRPr="00A46A3F">
                <w:rPr>
                  <w:rStyle w:val="Hyperlink"/>
                </w:rPr>
                <w:t>http://www.bender-es.com/fileadmin/products/doc/IR155-32xx-V004_D00115_D_XXEN.pdf</w:t>
              </w:r>
            </w:hyperlink>
          </w:p>
        </w:tc>
        <w:tc>
          <w:tcPr>
            <w:tcW w:w="2013" w:type="dxa"/>
            <w:shd w:val="clear" w:color="auto" w:fill="auto"/>
            <w:vAlign w:val="center"/>
          </w:tcPr>
          <w:p w14:paraId="2AE235BC" w14:textId="070BD9AE" w:rsidR="00A46A3F" w:rsidRDefault="00A46A3F" w:rsidP="00EC6ABB">
            <w:pPr>
              <w:keepNext/>
              <w:keepLines/>
            </w:pPr>
            <w:r>
              <w:t>Recommended by rules.</w:t>
            </w:r>
          </w:p>
        </w:tc>
      </w:tr>
      <w:tr w:rsidR="00A46A3F" w14:paraId="5C4EF95D" w14:textId="77777777" w:rsidTr="00A46A3F">
        <w:tc>
          <w:tcPr>
            <w:tcW w:w="1384" w:type="dxa"/>
            <w:shd w:val="clear" w:color="auto" w:fill="auto"/>
            <w:vAlign w:val="center"/>
          </w:tcPr>
          <w:p w14:paraId="4515F85B" w14:textId="421CDD2D" w:rsidR="00A46A3F" w:rsidRDefault="00C0030F" w:rsidP="00EC6ABB">
            <w:pPr>
              <w:keepNext/>
              <w:keepLines/>
            </w:pPr>
            <w:ins w:id="122" w:author="Windows User" w:date="2017-02-20T13:33:00Z">
              <w:r>
                <w:t>Curtis 1238 Motor Controller</w:t>
              </w:r>
            </w:ins>
          </w:p>
        </w:tc>
        <w:tc>
          <w:tcPr>
            <w:tcW w:w="1134" w:type="dxa"/>
            <w:shd w:val="clear" w:color="auto" w:fill="auto"/>
            <w:vAlign w:val="center"/>
          </w:tcPr>
          <w:p w14:paraId="76E596D8" w14:textId="685DE5D5" w:rsidR="00A46A3F" w:rsidRDefault="00C0030F" w:rsidP="00EC6ABB">
            <w:pPr>
              <w:keepNext/>
              <w:keepLines/>
            </w:pPr>
            <w:ins w:id="123" w:author="Windows User" w:date="2017-02-20T13:33:00Z">
              <w:r>
                <w:t>Only High Voltage</w:t>
              </w:r>
            </w:ins>
          </w:p>
        </w:tc>
        <w:tc>
          <w:tcPr>
            <w:tcW w:w="5387" w:type="dxa"/>
          </w:tcPr>
          <w:p w14:paraId="60D8C9DD" w14:textId="391871C4" w:rsidR="00C0030F" w:rsidRDefault="00C0030F">
            <w:pPr>
              <w:keepNext/>
              <w:keepLines/>
            </w:pPr>
            <w:ins w:id="124" w:author="Windows User" w:date="2017-02-20T13:33:00Z">
              <w:r>
                <w:fldChar w:fldCharType="begin"/>
              </w:r>
              <w:r>
                <w:instrText xml:space="preserve"> HYPERLINK "</w:instrText>
              </w:r>
              <w:r w:rsidRPr="00C0030F">
                <w:instrText>http://www.thunderstruck-ev.com/Manuals/1234_36_38%20Manual%20Rev%20Feb%2009.pdf</w:instrText>
              </w:r>
              <w:r>
                <w:instrText xml:space="preserve">" </w:instrText>
              </w:r>
              <w:r>
                <w:fldChar w:fldCharType="separate"/>
              </w:r>
              <w:r w:rsidRPr="008661A9">
                <w:rPr>
                  <w:rStyle w:val="Hyperlink"/>
                </w:rPr>
                <w:t>http://www.thunderstruck-ev.com/Manuals/1234_36_38%20Manual%20Rev%20Feb%2009.pdf</w:t>
              </w:r>
              <w:r>
                <w:fldChar w:fldCharType="end"/>
              </w:r>
              <w:r>
                <w:t xml:space="preserve"> </w:t>
              </w:r>
            </w:ins>
          </w:p>
        </w:tc>
        <w:tc>
          <w:tcPr>
            <w:tcW w:w="2013" w:type="dxa"/>
            <w:shd w:val="clear" w:color="auto" w:fill="auto"/>
            <w:vAlign w:val="center"/>
          </w:tcPr>
          <w:p w14:paraId="77C5049D" w14:textId="77777777" w:rsidR="00A46A3F" w:rsidRDefault="00A46A3F" w:rsidP="00EC6ABB">
            <w:pPr>
              <w:keepNext/>
              <w:keepLines/>
            </w:pPr>
          </w:p>
        </w:tc>
      </w:tr>
      <w:tr w:rsidR="00A46A3F" w14:paraId="0EB95E6E" w14:textId="77777777" w:rsidTr="00A46A3F">
        <w:tc>
          <w:tcPr>
            <w:tcW w:w="1384" w:type="dxa"/>
            <w:shd w:val="clear" w:color="auto" w:fill="auto"/>
            <w:vAlign w:val="center"/>
          </w:tcPr>
          <w:p w14:paraId="5CC14837" w14:textId="77777777" w:rsidR="00A46A3F" w:rsidRDefault="00A46A3F" w:rsidP="00EC6ABB">
            <w:pPr>
              <w:keepNext/>
              <w:keepLines/>
            </w:pPr>
          </w:p>
        </w:tc>
        <w:tc>
          <w:tcPr>
            <w:tcW w:w="1134" w:type="dxa"/>
            <w:shd w:val="clear" w:color="auto" w:fill="auto"/>
            <w:vAlign w:val="center"/>
          </w:tcPr>
          <w:p w14:paraId="7DFC413D" w14:textId="77777777" w:rsidR="00A46A3F" w:rsidRDefault="00A46A3F" w:rsidP="00EC6ABB">
            <w:pPr>
              <w:keepNext/>
              <w:keepLines/>
            </w:pPr>
          </w:p>
        </w:tc>
        <w:tc>
          <w:tcPr>
            <w:tcW w:w="5387" w:type="dxa"/>
          </w:tcPr>
          <w:p w14:paraId="515FCA81" w14:textId="77777777" w:rsidR="00A46A3F" w:rsidRDefault="00A46A3F" w:rsidP="00EC6ABB">
            <w:pPr>
              <w:keepNext/>
              <w:keepLines/>
            </w:pPr>
          </w:p>
        </w:tc>
        <w:tc>
          <w:tcPr>
            <w:tcW w:w="2013" w:type="dxa"/>
            <w:shd w:val="clear" w:color="auto" w:fill="auto"/>
            <w:vAlign w:val="center"/>
          </w:tcPr>
          <w:p w14:paraId="62E88EC1" w14:textId="77777777" w:rsidR="00A46A3F" w:rsidRDefault="00A46A3F" w:rsidP="00EC6ABB">
            <w:pPr>
              <w:keepNext/>
              <w:keepLines/>
            </w:pPr>
          </w:p>
        </w:tc>
      </w:tr>
      <w:tr w:rsidR="00A46A3F" w14:paraId="4410B997" w14:textId="77777777" w:rsidTr="00A46A3F">
        <w:tc>
          <w:tcPr>
            <w:tcW w:w="1384" w:type="dxa"/>
            <w:shd w:val="clear" w:color="auto" w:fill="auto"/>
            <w:vAlign w:val="center"/>
          </w:tcPr>
          <w:p w14:paraId="78684D0B" w14:textId="77777777" w:rsidR="00A46A3F" w:rsidRDefault="00A46A3F" w:rsidP="00EC6ABB">
            <w:pPr>
              <w:keepNext/>
              <w:keepLines/>
            </w:pPr>
          </w:p>
        </w:tc>
        <w:tc>
          <w:tcPr>
            <w:tcW w:w="1134" w:type="dxa"/>
            <w:shd w:val="clear" w:color="auto" w:fill="auto"/>
            <w:vAlign w:val="center"/>
          </w:tcPr>
          <w:p w14:paraId="546089D8" w14:textId="77777777" w:rsidR="00A46A3F" w:rsidRDefault="00A46A3F" w:rsidP="00EC6ABB">
            <w:pPr>
              <w:keepNext/>
              <w:keepLines/>
            </w:pPr>
          </w:p>
        </w:tc>
        <w:tc>
          <w:tcPr>
            <w:tcW w:w="5387" w:type="dxa"/>
          </w:tcPr>
          <w:p w14:paraId="1694FE36" w14:textId="77777777" w:rsidR="00A46A3F" w:rsidRDefault="00A46A3F" w:rsidP="00EC6ABB">
            <w:pPr>
              <w:keepNext/>
              <w:keepLines/>
            </w:pPr>
          </w:p>
        </w:tc>
        <w:tc>
          <w:tcPr>
            <w:tcW w:w="2013" w:type="dxa"/>
            <w:shd w:val="clear" w:color="auto" w:fill="auto"/>
            <w:vAlign w:val="center"/>
          </w:tcPr>
          <w:p w14:paraId="6CE90FD1" w14:textId="77777777" w:rsidR="00A46A3F" w:rsidRDefault="00A46A3F" w:rsidP="00EC6ABB">
            <w:pPr>
              <w:keepNext/>
              <w:keepLines/>
            </w:pPr>
          </w:p>
        </w:tc>
      </w:tr>
      <w:tr w:rsidR="00A46A3F" w14:paraId="08314856" w14:textId="77777777" w:rsidTr="00A46A3F">
        <w:tc>
          <w:tcPr>
            <w:tcW w:w="1384" w:type="dxa"/>
            <w:shd w:val="clear" w:color="auto" w:fill="auto"/>
            <w:vAlign w:val="center"/>
          </w:tcPr>
          <w:p w14:paraId="50ACA8A7" w14:textId="77777777" w:rsidR="00A46A3F" w:rsidRDefault="00A46A3F" w:rsidP="00EC6ABB">
            <w:pPr>
              <w:keepNext/>
              <w:keepLines/>
            </w:pPr>
          </w:p>
        </w:tc>
        <w:tc>
          <w:tcPr>
            <w:tcW w:w="1134" w:type="dxa"/>
            <w:shd w:val="clear" w:color="auto" w:fill="auto"/>
            <w:vAlign w:val="center"/>
          </w:tcPr>
          <w:p w14:paraId="0ACEDD7F" w14:textId="77777777" w:rsidR="00A46A3F" w:rsidRDefault="00A46A3F" w:rsidP="00EC6ABB">
            <w:pPr>
              <w:keepNext/>
              <w:keepLines/>
            </w:pPr>
          </w:p>
        </w:tc>
        <w:tc>
          <w:tcPr>
            <w:tcW w:w="5387" w:type="dxa"/>
          </w:tcPr>
          <w:p w14:paraId="3D1407E9" w14:textId="77777777" w:rsidR="00A46A3F" w:rsidRDefault="00A46A3F" w:rsidP="00EC6ABB">
            <w:pPr>
              <w:keepNext/>
              <w:keepLines/>
            </w:pPr>
          </w:p>
        </w:tc>
        <w:tc>
          <w:tcPr>
            <w:tcW w:w="2013" w:type="dxa"/>
            <w:shd w:val="clear" w:color="auto" w:fill="auto"/>
            <w:vAlign w:val="center"/>
          </w:tcPr>
          <w:p w14:paraId="44804704" w14:textId="77777777" w:rsidR="00A46A3F" w:rsidRDefault="00A46A3F" w:rsidP="00EC6ABB">
            <w:pPr>
              <w:keepNext/>
              <w:keepLines/>
            </w:pPr>
          </w:p>
        </w:tc>
      </w:tr>
      <w:tr w:rsidR="00A46A3F" w14:paraId="6432B9E6" w14:textId="77777777" w:rsidTr="00A46A3F">
        <w:tc>
          <w:tcPr>
            <w:tcW w:w="1384" w:type="dxa"/>
            <w:shd w:val="clear" w:color="auto" w:fill="auto"/>
            <w:vAlign w:val="center"/>
          </w:tcPr>
          <w:p w14:paraId="65B0C396" w14:textId="77777777" w:rsidR="00A46A3F" w:rsidRDefault="00A46A3F" w:rsidP="00EC6ABB">
            <w:pPr>
              <w:keepNext/>
              <w:keepLines/>
            </w:pPr>
          </w:p>
        </w:tc>
        <w:tc>
          <w:tcPr>
            <w:tcW w:w="1134" w:type="dxa"/>
            <w:shd w:val="clear" w:color="auto" w:fill="auto"/>
            <w:vAlign w:val="center"/>
          </w:tcPr>
          <w:p w14:paraId="494C421C" w14:textId="77777777" w:rsidR="00A46A3F" w:rsidRDefault="00A46A3F" w:rsidP="00EC6ABB">
            <w:pPr>
              <w:keepNext/>
              <w:keepLines/>
            </w:pPr>
          </w:p>
        </w:tc>
        <w:tc>
          <w:tcPr>
            <w:tcW w:w="5387" w:type="dxa"/>
          </w:tcPr>
          <w:p w14:paraId="0D91063D" w14:textId="77777777" w:rsidR="00A46A3F" w:rsidRDefault="00A46A3F" w:rsidP="00EC6ABB">
            <w:pPr>
              <w:keepNext/>
              <w:keepLines/>
            </w:pPr>
          </w:p>
        </w:tc>
        <w:tc>
          <w:tcPr>
            <w:tcW w:w="2013" w:type="dxa"/>
            <w:shd w:val="clear" w:color="auto" w:fill="auto"/>
            <w:vAlign w:val="center"/>
          </w:tcPr>
          <w:p w14:paraId="0FA91261" w14:textId="77777777" w:rsidR="00A46A3F" w:rsidRDefault="00A46A3F" w:rsidP="00EC6ABB">
            <w:pPr>
              <w:keepNext/>
              <w:keepLines/>
            </w:pPr>
          </w:p>
        </w:tc>
      </w:tr>
      <w:tr w:rsidR="00A46A3F" w14:paraId="155F9F6D" w14:textId="77777777" w:rsidTr="00A46A3F">
        <w:tc>
          <w:tcPr>
            <w:tcW w:w="1384" w:type="dxa"/>
            <w:shd w:val="clear" w:color="auto" w:fill="auto"/>
            <w:vAlign w:val="center"/>
          </w:tcPr>
          <w:p w14:paraId="0912A245" w14:textId="77777777" w:rsidR="00A46A3F" w:rsidRDefault="00A46A3F" w:rsidP="00EC6ABB">
            <w:pPr>
              <w:keepNext/>
              <w:keepLines/>
            </w:pPr>
          </w:p>
        </w:tc>
        <w:tc>
          <w:tcPr>
            <w:tcW w:w="1134" w:type="dxa"/>
            <w:shd w:val="clear" w:color="auto" w:fill="auto"/>
            <w:vAlign w:val="center"/>
          </w:tcPr>
          <w:p w14:paraId="2AE7F241" w14:textId="77777777" w:rsidR="00A46A3F" w:rsidRDefault="00A46A3F" w:rsidP="00EC6ABB">
            <w:pPr>
              <w:keepNext/>
              <w:keepLines/>
            </w:pPr>
          </w:p>
        </w:tc>
        <w:tc>
          <w:tcPr>
            <w:tcW w:w="5387" w:type="dxa"/>
          </w:tcPr>
          <w:p w14:paraId="1F458281" w14:textId="77777777" w:rsidR="00A46A3F" w:rsidRDefault="00A46A3F" w:rsidP="00EC6ABB">
            <w:pPr>
              <w:keepNext/>
              <w:keepLines/>
            </w:pPr>
          </w:p>
        </w:tc>
        <w:tc>
          <w:tcPr>
            <w:tcW w:w="2013" w:type="dxa"/>
            <w:shd w:val="clear" w:color="auto" w:fill="auto"/>
            <w:vAlign w:val="center"/>
          </w:tcPr>
          <w:p w14:paraId="48AC4F00" w14:textId="77777777" w:rsidR="00A46A3F" w:rsidRDefault="00A46A3F"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125" w:name="_Toc442209105"/>
      <w:r>
        <w:t>Isolation &amp; Insulation</w:t>
      </w:r>
      <w:bookmarkEnd w:id="125"/>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321"/>
        <w:gridCol w:w="1019"/>
        <w:gridCol w:w="1170"/>
        <w:gridCol w:w="3510"/>
      </w:tblGrid>
      <w:tr w:rsidR="00F56D8A" w:rsidRPr="00C124D2" w14:paraId="43137A1C" w14:textId="77777777" w:rsidTr="00246E1C">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321"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019"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246E1C">
        <w:tc>
          <w:tcPr>
            <w:tcW w:w="1548" w:type="dxa"/>
            <w:shd w:val="clear" w:color="auto" w:fill="auto"/>
          </w:tcPr>
          <w:p w14:paraId="5D404B21" w14:textId="11953C17" w:rsidR="005F13CF" w:rsidRDefault="005F13CF" w:rsidP="005F13CF">
            <w:pPr>
              <w:keepNext/>
              <w:keepLines/>
            </w:pPr>
            <w:r w:rsidRPr="00E93CB9">
              <w:rPr>
                <w:rFonts w:eastAsia="Times New Roman"/>
                <w:color w:val="000000"/>
              </w:rPr>
              <w:lastRenderedPageBreak/>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321"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019" w:type="dxa"/>
          </w:tcPr>
          <w:p w14:paraId="533B7690" w14:textId="12965F82" w:rsidR="005F13CF" w:rsidRDefault="00305175" w:rsidP="005F13CF">
            <w:pPr>
              <w:keepNext/>
              <w:keepLines/>
            </w:pPr>
            <w:commentRangeStart w:id="126"/>
            <w:r>
              <w:t>?</w:t>
            </w:r>
            <w:commentRangeEnd w:id="126"/>
            <w:r>
              <w:rPr>
                <w:rStyle w:val="CommentReference"/>
              </w:rPr>
              <w:commentReference w:id="126"/>
            </w:r>
          </w:p>
        </w:tc>
        <w:tc>
          <w:tcPr>
            <w:tcW w:w="1170" w:type="dxa"/>
          </w:tcPr>
          <w:p w14:paraId="2B404329" w14:textId="2160BB42" w:rsidR="005F13CF" w:rsidRDefault="00785906" w:rsidP="005F13CF">
            <w:pPr>
              <w:keepNext/>
              <w:keepLines/>
            </w:pPr>
            <w:r>
              <w:t>N/A</w:t>
            </w:r>
          </w:p>
        </w:tc>
        <w:tc>
          <w:tcPr>
            <w:tcW w:w="3510" w:type="dxa"/>
            <w:shd w:val="clear" w:color="auto" w:fill="auto"/>
          </w:tcPr>
          <w:p w14:paraId="5B5D555C" w14:textId="026473F5" w:rsidR="005F13CF" w:rsidRDefault="005F13CF" w:rsidP="005F13CF">
            <w:pPr>
              <w:keepNext/>
              <w:keepLines/>
            </w:pPr>
            <w:commentRangeStart w:id="127"/>
            <w:r w:rsidRPr="00E93CB9">
              <w:rPr>
                <w:rFonts w:eastAsia="Times New Roman"/>
                <w:color w:val="000000"/>
              </w:rPr>
              <w:t xml:space="preserve">Can bus isolation description. </w:t>
            </w:r>
            <w:commentRangeEnd w:id="127"/>
            <w:r w:rsidR="009F43B9">
              <w:rPr>
                <w:rStyle w:val="CommentReference"/>
              </w:rPr>
              <w:commentReference w:id="127"/>
            </w:r>
          </w:p>
        </w:tc>
      </w:tr>
      <w:tr w:rsidR="005F13CF" w14:paraId="468CFA3E" w14:textId="77777777" w:rsidTr="00246E1C">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321" w:type="dxa"/>
            <w:shd w:val="clear" w:color="auto" w:fill="auto"/>
          </w:tcPr>
          <w:p w14:paraId="5961BC69" w14:textId="324B1691" w:rsidR="005F13CF" w:rsidRDefault="00C54F3A" w:rsidP="005F13CF">
            <w:pPr>
              <w:keepNext/>
              <w:keepLines/>
            </w:pPr>
            <w:r>
              <w:t>Isolators</w:t>
            </w:r>
          </w:p>
        </w:tc>
        <w:tc>
          <w:tcPr>
            <w:tcW w:w="1019" w:type="dxa"/>
          </w:tcPr>
          <w:p w14:paraId="1585F578" w14:textId="05AD8C13" w:rsidR="005F13CF" w:rsidRDefault="00C54F3A" w:rsidP="005F13CF">
            <w:pPr>
              <w:keepNext/>
              <w:keepLines/>
            </w:pPr>
            <w:r>
              <w:t>N/A</w:t>
            </w:r>
          </w:p>
        </w:tc>
        <w:tc>
          <w:tcPr>
            <w:tcW w:w="1170" w:type="dxa"/>
          </w:tcPr>
          <w:p w14:paraId="4F26B098" w14:textId="7CCE72F0" w:rsidR="005F13CF" w:rsidRDefault="005424E4" w:rsidP="005F13CF">
            <w:pPr>
              <w:keepNext/>
              <w:keepLines/>
            </w:pPr>
            <w:r>
              <w:t>N/A</w:t>
            </w: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Safety Loop Isolation, Galvanically isolated</w:t>
            </w:r>
          </w:p>
        </w:tc>
      </w:tr>
      <w:tr w:rsidR="00246E1C" w14:paraId="67D594CA" w14:textId="77777777" w:rsidTr="00246E1C">
        <w:tc>
          <w:tcPr>
            <w:tcW w:w="1548" w:type="dxa"/>
            <w:shd w:val="clear" w:color="auto" w:fill="auto"/>
            <w:vAlign w:val="center"/>
          </w:tcPr>
          <w:p w14:paraId="2968ED5F" w14:textId="4ECF0F16" w:rsidR="00246E1C" w:rsidRDefault="00246E1C" w:rsidP="005F13CF">
            <w:pPr>
              <w:keepNext/>
              <w:keepLines/>
            </w:pPr>
            <w:r>
              <w:rPr>
                <w:sz w:val="20"/>
                <w:szCs w:val="20"/>
              </w:rPr>
              <w:t>TSI System Box</w:t>
            </w:r>
          </w:p>
        </w:tc>
        <w:tc>
          <w:tcPr>
            <w:tcW w:w="1350" w:type="dxa"/>
            <w:shd w:val="clear" w:color="auto" w:fill="auto"/>
            <w:vAlign w:val="center"/>
          </w:tcPr>
          <w:p w14:paraId="39672EFA" w14:textId="788295E8" w:rsidR="00246E1C" w:rsidRDefault="00246E1C" w:rsidP="005F13CF">
            <w:pPr>
              <w:keepNext/>
              <w:keepLines/>
            </w:pPr>
            <w:r>
              <w:rPr>
                <w:sz w:val="20"/>
                <w:szCs w:val="20"/>
              </w:rPr>
              <w:t>Y</w:t>
            </w:r>
          </w:p>
        </w:tc>
        <w:tc>
          <w:tcPr>
            <w:tcW w:w="1321" w:type="dxa"/>
            <w:shd w:val="clear" w:color="auto" w:fill="auto"/>
            <w:vAlign w:val="center"/>
          </w:tcPr>
          <w:p w14:paraId="46820204" w14:textId="44BDDA18" w:rsidR="00246E1C" w:rsidRDefault="00246E1C" w:rsidP="005F13CF">
            <w:pPr>
              <w:keepNext/>
              <w:keepLines/>
            </w:pPr>
            <w:r>
              <w:rPr>
                <w:sz w:val="20"/>
                <w:szCs w:val="20"/>
              </w:rPr>
              <w:t>PCB Designed with spacing guidelines. All wires entering/exiting box will be fastened to structure of box.</w:t>
            </w:r>
          </w:p>
        </w:tc>
        <w:tc>
          <w:tcPr>
            <w:tcW w:w="1019" w:type="dxa"/>
          </w:tcPr>
          <w:p w14:paraId="04941B17" w14:textId="77777777" w:rsidR="00246E1C" w:rsidRDefault="00246E1C" w:rsidP="005F13CF">
            <w:pPr>
              <w:keepNext/>
              <w:keepLines/>
            </w:pPr>
          </w:p>
        </w:tc>
        <w:tc>
          <w:tcPr>
            <w:tcW w:w="1170" w:type="dxa"/>
          </w:tcPr>
          <w:p w14:paraId="40DFE758" w14:textId="4264AB74" w:rsidR="00246E1C" w:rsidRDefault="00246E1C" w:rsidP="005F13CF">
            <w:pPr>
              <w:keepNext/>
              <w:keepLines/>
            </w:pPr>
            <w:r>
              <w:t>N/A</w:t>
            </w:r>
          </w:p>
        </w:tc>
        <w:tc>
          <w:tcPr>
            <w:tcW w:w="3510" w:type="dxa"/>
            <w:shd w:val="clear" w:color="auto" w:fill="auto"/>
            <w:vAlign w:val="center"/>
          </w:tcPr>
          <w:p w14:paraId="68BAF854" w14:textId="77777777" w:rsidR="00246E1C" w:rsidRDefault="00246E1C" w:rsidP="005F13CF">
            <w:pPr>
              <w:keepNext/>
              <w:keepLines/>
            </w:pPr>
          </w:p>
        </w:tc>
      </w:tr>
      <w:tr w:rsidR="00246E1C" w14:paraId="1E78FD00" w14:textId="77777777" w:rsidTr="00246E1C">
        <w:tc>
          <w:tcPr>
            <w:tcW w:w="1548" w:type="dxa"/>
            <w:shd w:val="clear" w:color="auto" w:fill="auto"/>
            <w:vAlign w:val="center"/>
          </w:tcPr>
          <w:p w14:paraId="07BA0744" w14:textId="77777777" w:rsidR="00246E1C" w:rsidRDefault="00246E1C" w:rsidP="005F13CF">
            <w:pPr>
              <w:keepNext/>
              <w:keepLines/>
            </w:pPr>
          </w:p>
        </w:tc>
        <w:tc>
          <w:tcPr>
            <w:tcW w:w="1350" w:type="dxa"/>
            <w:shd w:val="clear" w:color="auto" w:fill="auto"/>
            <w:vAlign w:val="center"/>
          </w:tcPr>
          <w:p w14:paraId="06B5752D" w14:textId="77777777" w:rsidR="00246E1C" w:rsidRDefault="00246E1C" w:rsidP="005F13CF">
            <w:pPr>
              <w:keepNext/>
              <w:keepLines/>
            </w:pPr>
          </w:p>
        </w:tc>
        <w:tc>
          <w:tcPr>
            <w:tcW w:w="1321" w:type="dxa"/>
            <w:shd w:val="clear" w:color="auto" w:fill="auto"/>
            <w:vAlign w:val="center"/>
          </w:tcPr>
          <w:p w14:paraId="7A5CFF09" w14:textId="77777777" w:rsidR="00246E1C" w:rsidRDefault="00246E1C" w:rsidP="005F13CF">
            <w:pPr>
              <w:keepNext/>
              <w:keepLines/>
            </w:pPr>
          </w:p>
        </w:tc>
        <w:tc>
          <w:tcPr>
            <w:tcW w:w="1019" w:type="dxa"/>
          </w:tcPr>
          <w:p w14:paraId="5CB0E53E" w14:textId="77777777" w:rsidR="00246E1C" w:rsidRDefault="00246E1C" w:rsidP="005F13CF">
            <w:pPr>
              <w:keepNext/>
              <w:keepLines/>
            </w:pPr>
          </w:p>
        </w:tc>
        <w:tc>
          <w:tcPr>
            <w:tcW w:w="1170" w:type="dxa"/>
          </w:tcPr>
          <w:p w14:paraId="095767CC" w14:textId="77777777" w:rsidR="00246E1C" w:rsidRDefault="00246E1C" w:rsidP="005F13CF">
            <w:pPr>
              <w:keepNext/>
              <w:keepLines/>
            </w:pPr>
          </w:p>
        </w:tc>
        <w:tc>
          <w:tcPr>
            <w:tcW w:w="3510" w:type="dxa"/>
            <w:shd w:val="clear" w:color="auto" w:fill="auto"/>
            <w:vAlign w:val="center"/>
          </w:tcPr>
          <w:p w14:paraId="7935C2A4" w14:textId="77777777" w:rsidR="00246E1C" w:rsidRDefault="00246E1C" w:rsidP="005F13CF">
            <w:pPr>
              <w:keepNext/>
              <w:keepLines/>
            </w:pPr>
          </w:p>
        </w:tc>
      </w:tr>
      <w:tr w:rsidR="00246E1C" w14:paraId="6E7C7830" w14:textId="77777777" w:rsidTr="00246E1C">
        <w:tc>
          <w:tcPr>
            <w:tcW w:w="1548" w:type="dxa"/>
            <w:shd w:val="clear" w:color="auto" w:fill="auto"/>
            <w:vAlign w:val="center"/>
          </w:tcPr>
          <w:p w14:paraId="228EA060" w14:textId="77777777" w:rsidR="00246E1C" w:rsidRDefault="00246E1C" w:rsidP="005F13CF">
            <w:pPr>
              <w:keepNext/>
              <w:keepLines/>
            </w:pPr>
          </w:p>
        </w:tc>
        <w:tc>
          <w:tcPr>
            <w:tcW w:w="1350" w:type="dxa"/>
            <w:shd w:val="clear" w:color="auto" w:fill="auto"/>
            <w:vAlign w:val="center"/>
          </w:tcPr>
          <w:p w14:paraId="54AB3F44" w14:textId="77777777" w:rsidR="00246E1C" w:rsidRDefault="00246E1C" w:rsidP="005F13CF">
            <w:pPr>
              <w:keepNext/>
              <w:keepLines/>
            </w:pPr>
          </w:p>
        </w:tc>
        <w:tc>
          <w:tcPr>
            <w:tcW w:w="1321" w:type="dxa"/>
            <w:shd w:val="clear" w:color="auto" w:fill="auto"/>
            <w:vAlign w:val="center"/>
          </w:tcPr>
          <w:p w14:paraId="48A6FCFA" w14:textId="77777777" w:rsidR="00246E1C" w:rsidRDefault="00246E1C" w:rsidP="005F13CF">
            <w:pPr>
              <w:keepNext/>
              <w:keepLines/>
            </w:pPr>
          </w:p>
        </w:tc>
        <w:tc>
          <w:tcPr>
            <w:tcW w:w="1019" w:type="dxa"/>
          </w:tcPr>
          <w:p w14:paraId="4943E487" w14:textId="77777777" w:rsidR="00246E1C" w:rsidRDefault="00246E1C" w:rsidP="005F13CF">
            <w:pPr>
              <w:keepNext/>
              <w:keepLines/>
            </w:pPr>
          </w:p>
        </w:tc>
        <w:tc>
          <w:tcPr>
            <w:tcW w:w="1170" w:type="dxa"/>
          </w:tcPr>
          <w:p w14:paraId="4CA2E37D" w14:textId="77777777" w:rsidR="00246E1C" w:rsidRDefault="00246E1C" w:rsidP="005F13CF">
            <w:pPr>
              <w:keepNext/>
              <w:keepLines/>
            </w:pPr>
          </w:p>
        </w:tc>
        <w:tc>
          <w:tcPr>
            <w:tcW w:w="3510" w:type="dxa"/>
            <w:shd w:val="clear" w:color="auto" w:fill="auto"/>
            <w:vAlign w:val="center"/>
          </w:tcPr>
          <w:p w14:paraId="1FFE0116" w14:textId="77777777" w:rsidR="00246E1C" w:rsidRDefault="00246E1C" w:rsidP="005F13CF">
            <w:pPr>
              <w:keepNext/>
              <w:keepLines/>
            </w:pPr>
          </w:p>
        </w:tc>
      </w:tr>
      <w:tr w:rsidR="00246E1C" w14:paraId="3B54B8E0" w14:textId="77777777" w:rsidTr="00246E1C">
        <w:tc>
          <w:tcPr>
            <w:tcW w:w="1548" w:type="dxa"/>
            <w:shd w:val="clear" w:color="auto" w:fill="auto"/>
            <w:vAlign w:val="center"/>
          </w:tcPr>
          <w:p w14:paraId="381BC96A" w14:textId="77777777" w:rsidR="00246E1C" w:rsidRDefault="00246E1C" w:rsidP="005F13CF">
            <w:pPr>
              <w:keepNext/>
              <w:keepLines/>
            </w:pPr>
          </w:p>
        </w:tc>
        <w:tc>
          <w:tcPr>
            <w:tcW w:w="1350" w:type="dxa"/>
            <w:shd w:val="clear" w:color="auto" w:fill="auto"/>
            <w:vAlign w:val="center"/>
          </w:tcPr>
          <w:p w14:paraId="1D0ACAA4" w14:textId="77777777" w:rsidR="00246E1C" w:rsidRDefault="00246E1C" w:rsidP="005F13CF">
            <w:pPr>
              <w:keepNext/>
              <w:keepLines/>
            </w:pPr>
          </w:p>
        </w:tc>
        <w:tc>
          <w:tcPr>
            <w:tcW w:w="1321" w:type="dxa"/>
            <w:shd w:val="clear" w:color="auto" w:fill="auto"/>
            <w:vAlign w:val="center"/>
          </w:tcPr>
          <w:p w14:paraId="420CB4F8" w14:textId="77777777" w:rsidR="00246E1C" w:rsidRDefault="00246E1C" w:rsidP="005F13CF">
            <w:pPr>
              <w:keepNext/>
              <w:keepLines/>
            </w:pPr>
          </w:p>
        </w:tc>
        <w:tc>
          <w:tcPr>
            <w:tcW w:w="1019" w:type="dxa"/>
          </w:tcPr>
          <w:p w14:paraId="7C875B31" w14:textId="77777777" w:rsidR="00246E1C" w:rsidRDefault="00246E1C" w:rsidP="005F13CF">
            <w:pPr>
              <w:keepNext/>
              <w:keepLines/>
            </w:pPr>
          </w:p>
        </w:tc>
        <w:tc>
          <w:tcPr>
            <w:tcW w:w="1170" w:type="dxa"/>
          </w:tcPr>
          <w:p w14:paraId="6FC2637B" w14:textId="77777777" w:rsidR="00246E1C" w:rsidRDefault="00246E1C" w:rsidP="005F13CF">
            <w:pPr>
              <w:keepNext/>
              <w:keepLines/>
            </w:pPr>
          </w:p>
        </w:tc>
        <w:tc>
          <w:tcPr>
            <w:tcW w:w="3510" w:type="dxa"/>
            <w:shd w:val="clear" w:color="auto" w:fill="auto"/>
            <w:vAlign w:val="center"/>
          </w:tcPr>
          <w:p w14:paraId="0F6F491E" w14:textId="77777777" w:rsidR="00246E1C" w:rsidRDefault="00246E1C" w:rsidP="005F13CF">
            <w:pPr>
              <w:keepNext/>
              <w:keepLines/>
            </w:pPr>
          </w:p>
        </w:tc>
      </w:tr>
      <w:tr w:rsidR="00246E1C" w14:paraId="49B35ABE" w14:textId="77777777" w:rsidTr="00246E1C">
        <w:tc>
          <w:tcPr>
            <w:tcW w:w="1548" w:type="dxa"/>
            <w:shd w:val="clear" w:color="auto" w:fill="auto"/>
            <w:vAlign w:val="center"/>
          </w:tcPr>
          <w:p w14:paraId="3C452CF6" w14:textId="77777777" w:rsidR="00246E1C" w:rsidRDefault="00246E1C" w:rsidP="005F13CF">
            <w:pPr>
              <w:keepNext/>
              <w:keepLines/>
            </w:pPr>
          </w:p>
        </w:tc>
        <w:tc>
          <w:tcPr>
            <w:tcW w:w="1350" w:type="dxa"/>
            <w:shd w:val="clear" w:color="auto" w:fill="auto"/>
            <w:vAlign w:val="center"/>
          </w:tcPr>
          <w:p w14:paraId="44DAAD10" w14:textId="77777777" w:rsidR="00246E1C" w:rsidRDefault="00246E1C" w:rsidP="005F13CF">
            <w:pPr>
              <w:keepNext/>
              <w:keepLines/>
            </w:pPr>
          </w:p>
        </w:tc>
        <w:tc>
          <w:tcPr>
            <w:tcW w:w="1321" w:type="dxa"/>
            <w:shd w:val="clear" w:color="auto" w:fill="auto"/>
            <w:vAlign w:val="center"/>
          </w:tcPr>
          <w:p w14:paraId="142E1489" w14:textId="77777777" w:rsidR="00246E1C" w:rsidRDefault="00246E1C" w:rsidP="005F13CF">
            <w:pPr>
              <w:keepNext/>
              <w:keepLines/>
            </w:pPr>
          </w:p>
        </w:tc>
        <w:tc>
          <w:tcPr>
            <w:tcW w:w="1019" w:type="dxa"/>
          </w:tcPr>
          <w:p w14:paraId="46D67774" w14:textId="77777777" w:rsidR="00246E1C" w:rsidRDefault="00246E1C" w:rsidP="005F13CF">
            <w:pPr>
              <w:keepNext/>
              <w:keepLines/>
            </w:pPr>
          </w:p>
        </w:tc>
        <w:tc>
          <w:tcPr>
            <w:tcW w:w="1170" w:type="dxa"/>
          </w:tcPr>
          <w:p w14:paraId="2CB17303" w14:textId="77777777" w:rsidR="00246E1C" w:rsidRDefault="00246E1C" w:rsidP="005F13CF">
            <w:pPr>
              <w:keepNext/>
              <w:keepLines/>
            </w:pPr>
          </w:p>
        </w:tc>
        <w:tc>
          <w:tcPr>
            <w:tcW w:w="3510" w:type="dxa"/>
            <w:shd w:val="clear" w:color="auto" w:fill="auto"/>
            <w:vAlign w:val="center"/>
          </w:tcPr>
          <w:p w14:paraId="2E95F3B6" w14:textId="77777777" w:rsidR="00246E1C" w:rsidRDefault="00246E1C" w:rsidP="005F13CF">
            <w:pPr>
              <w:keepNext/>
              <w:keepLines/>
            </w:pPr>
          </w:p>
        </w:tc>
      </w:tr>
    </w:tbl>
    <w:p w14:paraId="00AD0BC3" w14:textId="77777777" w:rsidR="00F56D8A" w:rsidRDefault="00F56D8A" w:rsidP="00F56D8A">
      <w:pPr>
        <w:pStyle w:val="Caption"/>
      </w:pPr>
      <w:bookmarkStart w:id="128" w:name="_Toc442209155"/>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128"/>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commentRangeStart w:id="129"/>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commentRangeEnd w:id="129"/>
      <w:r w:rsidR="00137380">
        <w:rPr>
          <w:rStyle w:val="CommentReference"/>
        </w:rPr>
        <w:commentReference w:id="129"/>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UL Recog-nized ?</w:t>
            </w:r>
          </w:p>
        </w:tc>
        <w:tc>
          <w:tcPr>
            <w:tcW w:w="1260" w:type="dxa"/>
            <w:shd w:val="clear" w:color="auto" w:fill="auto"/>
            <w:vAlign w:val="bottom"/>
          </w:tcPr>
          <w:p w14:paraId="3F50C822" w14:textId="77777777" w:rsidR="00033272" w:rsidRPr="00C124D2" w:rsidRDefault="00033272" w:rsidP="00FE5554">
            <w:pPr>
              <w:pStyle w:val="TableHeading"/>
            </w:pPr>
            <w:r>
              <w:t xml:space="preserve">Rated Temper-ature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130" w:name="_Ref433034964"/>
      <w:bookmarkStart w:id="131" w:name="_Ref433034959"/>
      <w:bookmarkStart w:id="132" w:name="_Toc442209156"/>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130"/>
      <w:r>
        <w:t>- Insulating Materials</w:t>
      </w:r>
      <w:bookmarkEnd w:id="131"/>
      <w:bookmarkEnd w:id="132"/>
    </w:p>
    <w:p w14:paraId="57C1EE50" w14:textId="77777777" w:rsidR="00FE1402" w:rsidRPr="00FE1402" w:rsidRDefault="00450834" w:rsidP="00F36550">
      <w:pPr>
        <w:pStyle w:val="Heading2"/>
        <w:spacing w:after="0"/>
      </w:pPr>
      <w:bookmarkStart w:id="133" w:name="_Toc442209106"/>
      <w:commentRangeStart w:id="134"/>
      <w:r>
        <w:lastRenderedPageBreak/>
        <w:t>Conduit</w:t>
      </w:r>
      <w:bookmarkEnd w:id="133"/>
      <w:commentRangeEnd w:id="134"/>
      <w:r w:rsidR="00D130F9">
        <w:rPr>
          <w:rStyle w:val="CommentReference"/>
          <w:rFonts w:eastAsia="Calibri" w:cs="Arial"/>
          <w:b w:val="0"/>
          <w:bCs w:val="0"/>
          <w:color w:val="auto"/>
        </w:rPr>
        <w:commentReference w:id="134"/>
      </w:r>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135" w:name="_Toc442209157"/>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135"/>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136" w:name="_Toc442209107"/>
      <w:r w:rsidRPr="000134F4">
        <w:t>Shielded dual-insulated cable</w:t>
      </w:r>
      <w:bookmarkEnd w:id="136"/>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58AC18D0" w:rsidR="00FE1402" w:rsidRDefault="007B44CF" w:rsidP="0008602A">
      <w:r>
        <w:t>None are being used.  All TSV cables will be located inside conduits.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137" w:name="_Toc442209158"/>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137"/>
    </w:p>
    <w:p w14:paraId="67C03114" w14:textId="77777777" w:rsidR="00F36550" w:rsidRDefault="00450834" w:rsidP="00F36550">
      <w:pPr>
        <w:pStyle w:val="Heading2"/>
        <w:spacing w:after="0"/>
      </w:pPr>
      <w:bookmarkStart w:id="138" w:name="_Toc442209108"/>
      <w:commentRangeStart w:id="139"/>
      <w:r>
        <w:t>Firewall(s)</w:t>
      </w:r>
      <w:bookmarkEnd w:id="138"/>
      <w:commentRangeEnd w:id="139"/>
      <w:r w:rsidR="009B2AB7">
        <w:rPr>
          <w:rStyle w:val="CommentReference"/>
          <w:rFonts w:eastAsia="Calibri" w:cs="Arial"/>
          <w:b w:val="0"/>
          <w:bCs w:val="0"/>
          <w:color w:val="auto"/>
        </w:rPr>
        <w:commentReference w:id="139"/>
      </w:r>
    </w:p>
    <w:p w14:paraId="57A2E14D" w14:textId="5327BCE2" w:rsidR="00D0591D" w:rsidRPr="00F36550" w:rsidRDefault="00D0591D" w:rsidP="00F36550">
      <w:pPr>
        <w:pStyle w:val="Heading2"/>
        <w:numPr>
          <w:ilvl w:val="0"/>
          <w:numId w:val="0"/>
        </w:numPr>
        <w:spacing w:after="0"/>
      </w:pPr>
      <w:r w:rsidRPr="00F36550">
        <w:rPr>
          <w:rFonts w:cs="Arial"/>
        </w:rPr>
        <w:t>Description/materials</w:t>
      </w:r>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140" w:name="_Toc442209109"/>
      <w:r>
        <w:lastRenderedPageBreak/>
        <w:t xml:space="preserve">Electric </w:t>
      </w:r>
      <w:r w:rsidR="006A04F7">
        <w:t>Tractive System</w:t>
      </w:r>
      <w:bookmarkEnd w:id="140"/>
      <w:r w:rsidR="00C95CE5">
        <w:rPr>
          <w:rFonts w:eastAsia="Arial" w:cs="Arial"/>
        </w:rPr>
        <w:t xml:space="preserve"> </w:t>
      </w:r>
    </w:p>
    <w:p w14:paraId="53766355" w14:textId="77777777" w:rsidR="00C1229B" w:rsidRPr="00C1229B" w:rsidRDefault="00C1229B" w:rsidP="00C1229B">
      <w:commentRangeStart w:id="141"/>
      <w:r>
        <w:t>Person primarily responsible for this section:</w:t>
      </w:r>
      <w:commentRangeEnd w:id="141"/>
      <w:r w:rsidR="00283EB4">
        <w:rPr>
          <w:rStyle w:val="CommentReference"/>
        </w:rPr>
        <w:commentReference w:id="141"/>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7777777" w:rsidR="00C1229B" w:rsidRPr="00451073" w:rsidRDefault="00C1229B" w:rsidP="00D35706">
            <w:pPr>
              <w:pStyle w:val="TableContents"/>
            </w:pP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77777777" w:rsidR="00C1229B" w:rsidRPr="00451073" w:rsidRDefault="00C1229B" w:rsidP="00D35706">
            <w:pPr>
              <w:pStyle w:val="TableContents"/>
            </w:pP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142" w:name="_Toc442209110"/>
      <w:commentRangeStart w:id="143"/>
      <w:r>
        <w:t>Motor</w:t>
      </w:r>
      <w:r w:rsidR="007E3A4E">
        <w:rPr>
          <w:rFonts w:eastAsia="Arial" w:cs="Arial"/>
        </w:rPr>
        <w:t>(s)</w:t>
      </w:r>
      <w:bookmarkEnd w:id="142"/>
      <w:commentRangeEnd w:id="143"/>
      <w:r w:rsidR="00283EB4">
        <w:rPr>
          <w:rStyle w:val="CommentReference"/>
          <w:rFonts w:eastAsia="Calibri" w:cs="Arial"/>
          <w:b w:val="0"/>
          <w:bCs w:val="0"/>
          <w:color w:val="auto"/>
        </w:rPr>
        <w:commentReference w:id="143"/>
      </w:r>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C95CE5" w14:paraId="5533A4ED" w14:textId="77777777" w:rsidTr="00656123">
        <w:tc>
          <w:tcPr>
            <w:tcW w:w="4536" w:type="dxa"/>
            <w:shd w:val="clear" w:color="auto" w:fill="auto"/>
            <w:vAlign w:val="center"/>
          </w:tcPr>
          <w:p w14:paraId="02FE824F" w14:textId="77777777" w:rsidR="00C95CE5" w:rsidRPr="00656123" w:rsidRDefault="000356F0" w:rsidP="00656123">
            <w:pPr>
              <w:pStyle w:val="TableContents"/>
            </w:pPr>
            <w:r w:rsidRPr="00656123">
              <w:t xml:space="preserve">Manufacturer and </w:t>
            </w:r>
            <w:r w:rsidR="0024394B" w:rsidRPr="00656123">
              <w:t>Model</w:t>
            </w:r>
            <w:r w:rsidR="00C95CE5" w:rsidRPr="00656123">
              <w:t>:</w:t>
            </w:r>
          </w:p>
        </w:tc>
        <w:tc>
          <w:tcPr>
            <w:tcW w:w="4536" w:type="dxa"/>
            <w:shd w:val="clear" w:color="auto" w:fill="auto"/>
            <w:vAlign w:val="center"/>
          </w:tcPr>
          <w:p w14:paraId="78D9C3A6" w14:textId="77777777" w:rsidR="00C95CE5" w:rsidRDefault="00C95CE5" w:rsidP="00034976">
            <w:pPr>
              <w:pStyle w:val="TableContents"/>
            </w:pPr>
          </w:p>
        </w:tc>
      </w:tr>
      <w:tr w:rsidR="00753253" w14:paraId="4C36AB49" w14:textId="77777777" w:rsidTr="00656123">
        <w:tc>
          <w:tcPr>
            <w:tcW w:w="4536" w:type="dxa"/>
            <w:shd w:val="clear" w:color="auto" w:fill="auto"/>
            <w:vAlign w:val="center"/>
          </w:tcPr>
          <w:p w14:paraId="394AFEFA" w14:textId="71B575A1" w:rsidR="00753253" w:rsidRPr="00656123" w:rsidRDefault="00753253" w:rsidP="00656123">
            <w:pPr>
              <w:pStyle w:val="TableContents"/>
            </w:pPr>
            <w:r w:rsidRPr="00656123">
              <w:t>Motor type (PM, Induction, DC Brush)</w:t>
            </w:r>
          </w:p>
        </w:tc>
        <w:tc>
          <w:tcPr>
            <w:tcW w:w="4536" w:type="dxa"/>
            <w:shd w:val="clear" w:color="auto" w:fill="auto"/>
            <w:vAlign w:val="center"/>
          </w:tcPr>
          <w:p w14:paraId="0D247F5C" w14:textId="77777777" w:rsidR="00753253" w:rsidRDefault="00753253" w:rsidP="001C147E">
            <w:pPr>
              <w:pStyle w:val="TableContents"/>
            </w:pPr>
          </w:p>
        </w:tc>
      </w:tr>
      <w:tr w:rsidR="000356F0" w14:paraId="080BA9EB" w14:textId="77777777" w:rsidTr="00656123">
        <w:tc>
          <w:tcPr>
            <w:tcW w:w="4536" w:type="dxa"/>
            <w:shd w:val="clear" w:color="auto" w:fill="auto"/>
            <w:vAlign w:val="center"/>
          </w:tcPr>
          <w:p w14:paraId="6855F891" w14:textId="77777777" w:rsidR="000356F0" w:rsidRPr="00656123" w:rsidRDefault="00753253" w:rsidP="00656123">
            <w:pPr>
              <w:pStyle w:val="TableContents"/>
            </w:pPr>
            <w:r w:rsidRPr="00656123">
              <w:t>Number of motors of this type used</w:t>
            </w:r>
          </w:p>
        </w:tc>
        <w:tc>
          <w:tcPr>
            <w:tcW w:w="4536" w:type="dxa"/>
            <w:shd w:val="clear" w:color="auto" w:fill="auto"/>
            <w:vAlign w:val="center"/>
          </w:tcPr>
          <w:p w14:paraId="452DC5D7" w14:textId="77777777" w:rsidR="000356F0" w:rsidRDefault="000356F0" w:rsidP="00034976">
            <w:pPr>
              <w:pStyle w:val="TableContents"/>
            </w:pPr>
          </w:p>
        </w:tc>
      </w:tr>
      <w:tr w:rsidR="007E3A4E" w14:paraId="6DE39D2E" w14:textId="77777777" w:rsidTr="00656123">
        <w:tc>
          <w:tcPr>
            <w:tcW w:w="4536" w:type="dxa"/>
            <w:shd w:val="clear" w:color="auto" w:fill="auto"/>
            <w:vAlign w:val="center"/>
          </w:tcPr>
          <w:p w14:paraId="4282438F" w14:textId="77777777" w:rsidR="007E3A4E" w:rsidRPr="00656123" w:rsidRDefault="007E3A4E" w:rsidP="00656123">
            <w:pPr>
              <w:pStyle w:val="TableContents"/>
            </w:pPr>
            <w:r w:rsidRPr="00656123">
              <w:t>Nominal motor voltage (Vrms l-l or Vdc)</w:t>
            </w:r>
          </w:p>
        </w:tc>
        <w:tc>
          <w:tcPr>
            <w:tcW w:w="4536" w:type="dxa"/>
            <w:shd w:val="clear" w:color="auto" w:fill="auto"/>
            <w:vAlign w:val="center"/>
          </w:tcPr>
          <w:p w14:paraId="1A669EB7" w14:textId="77777777" w:rsidR="007E3A4E" w:rsidRDefault="007E3A4E" w:rsidP="00034976">
            <w:pPr>
              <w:pStyle w:val="TableContents"/>
            </w:pPr>
          </w:p>
        </w:tc>
      </w:tr>
      <w:tr w:rsidR="007E3A4E" w14:paraId="1F9E603F" w14:textId="77777777" w:rsidTr="00656123">
        <w:tc>
          <w:tcPr>
            <w:tcW w:w="4536" w:type="dxa"/>
            <w:shd w:val="clear" w:color="auto" w:fill="auto"/>
            <w:vAlign w:val="center"/>
          </w:tcPr>
          <w:p w14:paraId="5011F196" w14:textId="77777777" w:rsidR="007E3A4E" w:rsidRPr="00656123" w:rsidRDefault="007E3A4E" w:rsidP="00656123">
            <w:pPr>
              <w:pStyle w:val="TableContents"/>
            </w:pPr>
            <w:r w:rsidRPr="00656123">
              <w:t>Nominal / Peak motor current (A or A/phase)</w:t>
            </w:r>
          </w:p>
        </w:tc>
        <w:tc>
          <w:tcPr>
            <w:tcW w:w="4536" w:type="dxa"/>
            <w:shd w:val="clear" w:color="auto" w:fill="auto"/>
            <w:vAlign w:val="center"/>
          </w:tcPr>
          <w:p w14:paraId="5B6DD557" w14:textId="77777777" w:rsidR="007E3A4E" w:rsidRPr="00656123" w:rsidRDefault="007E3A4E" w:rsidP="00656123">
            <w:pPr>
              <w:pStyle w:val="TableContents"/>
            </w:pPr>
            <w:r w:rsidRPr="00656123">
              <w:t xml:space="preserve"> Nom:                       / Peak:</w:t>
            </w:r>
          </w:p>
        </w:tc>
      </w:tr>
      <w:tr w:rsidR="007E3A4E" w14:paraId="234BDD0E" w14:textId="77777777" w:rsidTr="00656123">
        <w:tc>
          <w:tcPr>
            <w:tcW w:w="4536" w:type="dxa"/>
            <w:shd w:val="clear" w:color="auto" w:fill="auto"/>
            <w:vAlign w:val="center"/>
          </w:tcPr>
          <w:p w14:paraId="19DF0B1C" w14:textId="77777777" w:rsidR="007E3A4E" w:rsidRPr="00656123" w:rsidRDefault="007E3A4E" w:rsidP="00656123">
            <w:pPr>
              <w:pStyle w:val="TableContents"/>
            </w:pPr>
            <w:r w:rsidRPr="00656123">
              <w:t>Nominal / Peak motor power</w:t>
            </w:r>
          </w:p>
        </w:tc>
        <w:tc>
          <w:tcPr>
            <w:tcW w:w="4536" w:type="dxa"/>
            <w:shd w:val="clear" w:color="auto" w:fill="auto"/>
            <w:vAlign w:val="center"/>
          </w:tcPr>
          <w:p w14:paraId="1CB9E9D2" w14:textId="77777777" w:rsidR="007E3A4E" w:rsidRPr="00656123" w:rsidRDefault="005A2AAD" w:rsidP="00656123">
            <w:pPr>
              <w:pStyle w:val="TableContents"/>
            </w:pPr>
            <w:r w:rsidRPr="00656123">
              <w:t xml:space="preserve"> </w:t>
            </w:r>
            <w:r w:rsidR="007E3A4E" w:rsidRPr="00656123">
              <w:t>Nom:                       / Peak:</w:t>
            </w:r>
          </w:p>
        </w:tc>
      </w:tr>
      <w:tr w:rsidR="007E3A4E" w14:paraId="2030D0AF" w14:textId="77777777" w:rsidTr="00656123">
        <w:tc>
          <w:tcPr>
            <w:tcW w:w="4536" w:type="dxa"/>
            <w:shd w:val="clear" w:color="auto" w:fill="auto"/>
            <w:vAlign w:val="center"/>
          </w:tcPr>
          <w:p w14:paraId="306C2BAB" w14:textId="77777777" w:rsidR="007E3A4E" w:rsidRPr="00656123" w:rsidRDefault="005A2AAD" w:rsidP="00656123">
            <w:pPr>
              <w:pStyle w:val="TableContents"/>
            </w:pPr>
            <w:r w:rsidRPr="00656123">
              <w:t>Motor wiring – conductor size and type</w:t>
            </w:r>
          </w:p>
        </w:tc>
        <w:tc>
          <w:tcPr>
            <w:tcW w:w="4536" w:type="dxa"/>
            <w:shd w:val="clear" w:color="auto" w:fill="auto"/>
            <w:vAlign w:val="center"/>
          </w:tcPr>
          <w:p w14:paraId="40D400D5" w14:textId="77777777" w:rsidR="007E3A4E" w:rsidRDefault="007E3A4E" w:rsidP="00034976">
            <w:pPr>
              <w:pStyle w:val="TableContents"/>
            </w:pPr>
          </w:p>
        </w:tc>
      </w:tr>
    </w:tbl>
    <w:p w14:paraId="0BC2933B" w14:textId="77777777" w:rsidR="00C95CE5" w:rsidRDefault="00C95CE5" w:rsidP="00753253">
      <w:pPr>
        <w:pStyle w:val="Table"/>
      </w:pPr>
      <w:bookmarkStart w:id="144" w:name="_Toc442209159"/>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144"/>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145" w:name="_Toc442209111"/>
      <w:bookmarkStart w:id="146" w:name="_Toc371591206"/>
      <w:bookmarkEnd w:id="13"/>
      <w:commentRangeStart w:id="147"/>
      <w:r w:rsidRPr="00C56F40">
        <w:t>Motor</w:t>
      </w:r>
      <w:r w:rsidRPr="00C56F40">
        <w:rPr>
          <w:rFonts w:eastAsia="Arial" w:cs="Arial"/>
        </w:rPr>
        <w:t xml:space="preserve"> </w:t>
      </w:r>
      <w:r>
        <w:t>C</w:t>
      </w:r>
      <w:r w:rsidRPr="00C56F40">
        <w:t>ontroller</w:t>
      </w:r>
      <w:bookmarkEnd w:id="145"/>
      <w:commentRangeEnd w:id="147"/>
      <w:r w:rsidR="00283EB4">
        <w:rPr>
          <w:rStyle w:val="CommentReference"/>
          <w:rFonts w:eastAsia="Calibri" w:cs="Arial"/>
          <w:b w:val="0"/>
          <w:bCs w:val="0"/>
          <w:color w:val="auto"/>
        </w:rPr>
        <w:commentReference w:id="147"/>
      </w:r>
    </w:p>
    <w:p w14:paraId="0485A68A" w14:textId="77777777" w:rsidR="00457658" w:rsidRDefault="00457658" w:rsidP="00F36550">
      <w:pPr>
        <w:spacing w:after="0"/>
        <w:rPr>
          <w:ins w:id="148" w:author="Windows User" w:date="2017-02-20T16:46:00Z"/>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p w14:paraId="724BFE0B" w14:textId="2576784C" w:rsidR="00C40448" w:rsidRPr="00C40448" w:rsidRDefault="00C40448" w:rsidP="00F36550">
      <w:pPr>
        <w:spacing w:after="0"/>
        <w:rPr>
          <w:iCs/>
          <w:u w:val="single"/>
          <w:rPrChange w:id="149" w:author="Windows User" w:date="2017-02-20T16:46:00Z">
            <w:rPr>
              <w:i/>
              <w:u w:val="single"/>
            </w:rPr>
          </w:rPrChange>
        </w:rPr>
      </w:pPr>
      <w:ins w:id="150" w:author="Windows User" w:date="2017-02-20T16:46:00Z">
        <w:r>
          <w:rPr>
            <w:iCs/>
          </w:rPr>
          <w:t>We are using the Curtis 1238 due to its voltage rating allowing for 96V input and 24V isolation</w:t>
        </w:r>
      </w:ins>
      <w:ins w:id="151" w:author="Windows User" w:date="2017-02-20T16:47:00Z">
        <w:r>
          <w:rPr>
            <w:iCs/>
          </w:rPr>
          <w:t xml:space="preserve"> as 24V is used for our GLV power.</w:t>
        </w:r>
      </w:ins>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3CD471DF" w14:textId="77777777" w:rsidTr="00656123">
        <w:tc>
          <w:tcPr>
            <w:tcW w:w="4536" w:type="dxa"/>
            <w:shd w:val="clear" w:color="auto" w:fill="auto"/>
            <w:vAlign w:val="center"/>
          </w:tcPr>
          <w:p w14:paraId="1652A25A" w14:textId="77777777" w:rsidR="006A04F7" w:rsidRDefault="005A2AAD" w:rsidP="00656123">
            <w:pPr>
              <w:pStyle w:val="TableContents"/>
            </w:pPr>
            <w:r>
              <w:t>Manufacturer and Model:</w:t>
            </w:r>
          </w:p>
        </w:tc>
        <w:tc>
          <w:tcPr>
            <w:tcW w:w="4536" w:type="dxa"/>
            <w:shd w:val="clear" w:color="auto" w:fill="auto"/>
            <w:vAlign w:val="center"/>
          </w:tcPr>
          <w:p w14:paraId="7B2B07BA" w14:textId="79D1412B" w:rsidR="006A04F7" w:rsidRDefault="00C0030F" w:rsidP="00656123">
            <w:pPr>
              <w:pStyle w:val="TableContents"/>
            </w:pPr>
            <w:ins w:id="152" w:author="Windows User" w:date="2017-02-20T13:34:00Z">
              <w:r>
                <w:t>Curtis 1238</w:t>
              </w:r>
            </w:ins>
          </w:p>
        </w:tc>
      </w:tr>
      <w:tr w:rsidR="00753253" w14:paraId="6546B50A" w14:textId="77777777" w:rsidTr="00656123">
        <w:tc>
          <w:tcPr>
            <w:tcW w:w="4536" w:type="dxa"/>
            <w:shd w:val="clear" w:color="auto" w:fill="auto"/>
            <w:vAlign w:val="center"/>
          </w:tcPr>
          <w:p w14:paraId="3D215B71" w14:textId="36E4C375" w:rsidR="00753253" w:rsidRDefault="00753253" w:rsidP="00656123">
            <w:pPr>
              <w:pStyle w:val="TableContents"/>
            </w:pPr>
            <w:r>
              <w:t>Number of controllers of this type used</w:t>
            </w:r>
            <w:r w:rsidR="00632630">
              <w:t>:</w:t>
            </w:r>
          </w:p>
        </w:tc>
        <w:tc>
          <w:tcPr>
            <w:tcW w:w="4536" w:type="dxa"/>
            <w:shd w:val="clear" w:color="auto" w:fill="auto"/>
            <w:vAlign w:val="center"/>
          </w:tcPr>
          <w:p w14:paraId="43BDD950" w14:textId="6BBE0E12" w:rsidR="00753253" w:rsidRDefault="00C0030F" w:rsidP="00656123">
            <w:pPr>
              <w:pStyle w:val="TableContents"/>
            </w:pPr>
            <w:ins w:id="153" w:author="Windows User" w:date="2017-02-20T13:34:00Z">
              <w:r>
                <w:t>1</w:t>
              </w:r>
            </w:ins>
          </w:p>
        </w:tc>
      </w:tr>
      <w:tr w:rsidR="00753253" w14:paraId="1C9E47DA" w14:textId="77777777" w:rsidTr="00656123">
        <w:tc>
          <w:tcPr>
            <w:tcW w:w="4536" w:type="dxa"/>
            <w:shd w:val="clear" w:color="auto" w:fill="auto"/>
            <w:vAlign w:val="center"/>
          </w:tcPr>
          <w:p w14:paraId="649C3ECF" w14:textId="77777777" w:rsidR="00753253" w:rsidRDefault="00753253" w:rsidP="00656123">
            <w:pPr>
              <w:pStyle w:val="TableContents"/>
            </w:pPr>
            <w:r>
              <w:t>Maximum Input voltage:</w:t>
            </w:r>
          </w:p>
        </w:tc>
        <w:tc>
          <w:tcPr>
            <w:tcW w:w="4536" w:type="dxa"/>
            <w:shd w:val="clear" w:color="auto" w:fill="auto"/>
            <w:vAlign w:val="center"/>
          </w:tcPr>
          <w:p w14:paraId="592286E8" w14:textId="752EC7B1" w:rsidR="00753253" w:rsidRDefault="00C0030F" w:rsidP="00656123">
            <w:pPr>
              <w:pStyle w:val="TableContents"/>
            </w:pPr>
            <w:ins w:id="154" w:author="Windows User" w:date="2017-02-20T13:40:00Z">
              <w:r>
                <w:t>96V</w:t>
              </w:r>
            </w:ins>
          </w:p>
        </w:tc>
      </w:tr>
      <w:tr w:rsidR="00753253" w14:paraId="064C14A7" w14:textId="77777777" w:rsidTr="00656123">
        <w:tc>
          <w:tcPr>
            <w:tcW w:w="4536" w:type="dxa"/>
            <w:shd w:val="clear" w:color="auto" w:fill="auto"/>
            <w:vAlign w:val="center"/>
          </w:tcPr>
          <w:p w14:paraId="7F373A4D" w14:textId="77777777" w:rsidR="00753253" w:rsidRDefault="00753253" w:rsidP="00656123">
            <w:pPr>
              <w:pStyle w:val="TableContents"/>
            </w:pPr>
            <w:r>
              <w:lastRenderedPageBreak/>
              <w:t>Nominal Input Current (A)</w:t>
            </w:r>
          </w:p>
        </w:tc>
        <w:tc>
          <w:tcPr>
            <w:tcW w:w="4536" w:type="dxa"/>
            <w:shd w:val="clear" w:color="auto" w:fill="auto"/>
            <w:vAlign w:val="center"/>
          </w:tcPr>
          <w:p w14:paraId="04C4A073" w14:textId="0A7FC133" w:rsidR="00753253" w:rsidRDefault="001D787E" w:rsidP="00656123">
            <w:pPr>
              <w:pStyle w:val="TableContents"/>
            </w:pPr>
            <w:ins w:id="155" w:author="Windows User" w:date="2017-02-20T13:58:00Z">
              <w:r>
                <w:t>200</w:t>
              </w:r>
            </w:ins>
            <w:ins w:id="156" w:author="Windows User" w:date="2017-02-20T13:40:00Z">
              <w:r w:rsidR="00A163E3">
                <w:t>A</w:t>
              </w:r>
            </w:ins>
          </w:p>
        </w:tc>
      </w:tr>
      <w:tr w:rsidR="00753253" w14:paraId="6D9DDE77" w14:textId="77777777" w:rsidTr="00656123">
        <w:tc>
          <w:tcPr>
            <w:tcW w:w="4536" w:type="dxa"/>
            <w:shd w:val="clear" w:color="auto" w:fill="auto"/>
            <w:vAlign w:val="center"/>
          </w:tcPr>
          <w:p w14:paraId="2FC0F8FA" w14:textId="77777777" w:rsidR="00753253" w:rsidRDefault="00753253" w:rsidP="00656123">
            <w:pPr>
              <w:pStyle w:val="TableContents"/>
            </w:pPr>
            <w:r>
              <w:t>Max Input Fuse (A) per Mfr.</w:t>
            </w:r>
          </w:p>
        </w:tc>
        <w:tc>
          <w:tcPr>
            <w:tcW w:w="4536" w:type="dxa"/>
            <w:shd w:val="clear" w:color="auto" w:fill="auto"/>
            <w:vAlign w:val="center"/>
          </w:tcPr>
          <w:p w14:paraId="191C4C0A" w14:textId="456DD9E8" w:rsidR="00753253" w:rsidRDefault="001D787E" w:rsidP="00656123">
            <w:pPr>
              <w:pStyle w:val="TableContents"/>
            </w:pPr>
            <w:ins w:id="157" w:author="Windows User" w:date="2017-02-20T13:58:00Z">
              <w:r>
                <w:t>650A</w:t>
              </w:r>
            </w:ins>
          </w:p>
        </w:tc>
      </w:tr>
      <w:tr w:rsidR="00753253" w14:paraId="6C434095" w14:textId="77777777" w:rsidTr="00656123">
        <w:tc>
          <w:tcPr>
            <w:tcW w:w="4536" w:type="dxa"/>
            <w:shd w:val="clear" w:color="auto" w:fill="auto"/>
            <w:vAlign w:val="center"/>
          </w:tcPr>
          <w:p w14:paraId="5C6C7C55" w14:textId="77777777" w:rsidR="00753253" w:rsidRDefault="00753253" w:rsidP="00656123">
            <w:pPr>
              <w:pStyle w:val="TableContents"/>
            </w:pPr>
            <w:r>
              <w:t>Output voltage (Vac l-l or Vdc)</w:t>
            </w:r>
          </w:p>
        </w:tc>
        <w:tc>
          <w:tcPr>
            <w:tcW w:w="4536" w:type="dxa"/>
            <w:shd w:val="clear" w:color="auto" w:fill="auto"/>
            <w:vAlign w:val="center"/>
          </w:tcPr>
          <w:p w14:paraId="48EAA185" w14:textId="62236EDB" w:rsidR="00753253" w:rsidRDefault="00A163E3" w:rsidP="00656123">
            <w:pPr>
              <w:pStyle w:val="TableContents"/>
            </w:pPr>
            <w:ins w:id="158" w:author="Windows User" w:date="2017-02-20T13:40:00Z">
              <w:r>
                <w:t>96V</w:t>
              </w:r>
            </w:ins>
            <w:ins w:id="159" w:author="Windows User" w:date="2017-02-20T13:58:00Z">
              <w:r w:rsidR="001D787E">
                <w:t>ac</w:t>
              </w:r>
            </w:ins>
          </w:p>
        </w:tc>
      </w:tr>
      <w:tr w:rsidR="00753253" w14:paraId="185098F6" w14:textId="77777777" w:rsidTr="00656123">
        <w:tc>
          <w:tcPr>
            <w:tcW w:w="4536" w:type="dxa"/>
            <w:shd w:val="clear" w:color="auto" w:fill="auto"/>
            <w:vAlign w:val="center"/>
          </w:tcPr>
          <w:p w14:paraId="6B118917" w14:textId="77777777" w:rsidR="00753253" w:rsidDel="00773FC1" w:rsidRDefault="00753253" w:rsidP="00656123">
            <w:pPr>
              <w:pStyle w:val="TableContents"/>
            </w:pPr>
            <w:r>
              <w:t>Isolation voltage rating between GLV (power supply or control inputs) and TS connections</w:t>
            </w:r>
          </w:p>
        </w:tc>
        <w:tc>
          <w:tcPr>
            <w:tcW w:w="4536" w:type="dxa"/>
            <w:shd w:val="clear" w:color="auto" w:fill="auto"/>
            <w:vAlign w:val="center"/>
          </w:tcPr>
          <w:p w14:paraId="1AC52607" w14:textId="73192023" w:rsidR="00753253" w:rsidDel="00773FC1" w:rsidRDefault="00A163E3" w:rsidP="00656123">
            <w:pPr>
              <w:pStyle w:val="TableContents"/>
            </w:pPr>
            <w:ins w:id="160" w:author="Windows User" w:date="2017-02-20T13:42:00Z">
              <w:r>
                <w:t>24-96V</w:t>
              </w:r>
            </w:ins>
          </w:p>
        </w:tc>
      </w:tr>
      <w:tr w:rsidR="00753253" w14:paraId="6A58A74D" w14:textId="77777777" w:rsidTr="00656123">
        <w:tc>
          <w:tcPr>
            <w:tcW w:w="4536" w:type="dxa"/>
            <w:shd w:val="clear" w:color="auto" w:fill="auto"/>
            <w:vAlign w:val="center"/>
          </w:tcPr>
          <w:p w14:paraId="6708D49B" w14:textId="596E96D3" w:rsidR="00753253" w:rsidRPr="00753253" w:rsidDel="00773FC1" w:rsidRDefault="00753253" w:rsidP="00656123">
            <w:pPr>
              <w:pStyle w:val="TableContents"/>
              <w:rPr>
                <w:b/>
              </w:rPr>
            </w:pPr>
            <w:r>
              <w:t>Is the accelerator</w:t>
            </w:r>
            <w:r w:rsidRPr="00457658">
              <w:t xml:space="preserve"> galvanically isolated from the Tractive Sy</w:t>
            </w:r>
            <w:r>
              <w:t xml:space="preserve">stem per </w:t>
            </w:r>
            <w:r w:rsidRPr="0087079E">
              <w:rPr>
                <w:b/>
              </w:rPr>
              <w:t>EV</w:t>
            </w:r>
            <w:r w:rsidR="00A02642">
              <w:rPr>
                <w:b/>
              </w:rPr>
              <w:t>3.5 &amp; EV5</w:t>
            </w:r>
            <w:r>
              <w:t xml:space="preserve">? </w:t>
            </w:r>
          </w:p>
        </w:tc>
        <w:tc>
          <w:tcPr>
            <w:tcW w:w="4536" w:type="dxa"/>
            <w:shd w:val="clear" w:color="auto" w:fill="auto"/>
            <w:vAlign w:val="center"/>
          </w:tcPr>
          <w:p w14:paraId="58D123D6" w14:textId="725E8388" w:rsidR="00753253" w:rsidRPr="00656123" w:rsidDel="00773FC1" w:rsidRDefault="00C8541C" w:rsidP="00656123">
            <w:pPr>
              <w:pStyle w:val="TableContents"/>
              <w:rPr>
                <w:b/>
              </w:rPr>
            </w:pPr>
            <w:r>
              <w:rPr>
                <w:sz w:val="24"/>
              </w:rPr>
              <w:t xml:space="preserve">            </w:t>
            </w:r>
            <w:sdt>
              <w:sdtPr>
                <w:rPr>
                  <w:sz w:val="24"/>
                </w:rPr>
                <w:id w:val="-1552452914"/>
                <w14:checkbox>
                  <w14:checked w14:val="1"/>
                  <w14:checkedState w14:val="2612" w14:font="MS Gothic"/>
                  <w14:uncheckedState w14:val="2610" w14:font="MS Gothic"/>
                </w14:checkbox>
              </w:sdtPr>
              <w:sdtEndPr/>
              <w:sdtContent>
                <w:ins w:id="161" w:author="Windows User" w:date="2017-02-20T13:42:00Z">
                  <w:r w:rsidR="00A163E3">
                    <w:rPr>
                      <w:rFonts w:ascii="MS Gothic" w:eastAsia="MS Gothic" w:hAnsi="MS Gothic" w:hint="eastAsia"/>
                      <w:sz w:val="24"/>
                    </w:rPr>
                    <w:t>☒</w:t>
                  </w:r>
                </w:ins>
                <w:del w:id="162" w:author="Windows User" w:date="2017-02-20T13:42:00Z">
                  <w:r w:rsidDel="00A163E3">
                    <w:rPr>
                      <w:rFonts w:ascii="MS Gothic" w:eastAsia="MS Gothic" w:hAnsi="MS Gothic" w:hint="eastAsia"/>
                      <w:sz w:val="24"/>
                    </w:rPr>
                    <w:delText>☐</w:delText>
                  </w:r>
                </w:del>
              </w:sdtContent>
            </w:sdt>
            <w:r>
              <w:rPr>
                <w:sz w:val="24"/>
              </w:rPr>
              <w:t xml:space="preserve">Yes / </w:t>
            </w:r>
            <w:sdt>
              <w:sdtPr>
                <w:rPr>
                  <w:sz w:val="24"/>
                </w:rPr>
                <w:id w:val="-1653050543"/>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163" w:name="_Toc442209160"/>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163"/>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8"/>
          <w:footerReference w:type="even" r:id="rId49"/>
          <w:headerReference w:type="first" r:id="rId50"/>
          <w:footerReference w:type="first" r:id="rId51"/>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164" w:name="_Toc442209112"/>
      <w:r>
        <w:lastRenderedPageBreak/>
        <w:t>Tractive System Measurement</w:t>
      </w:r>
      <w:r>
        <w:rPr>
          <w:rFonts w:eastAsia="Arial" w:cs="Arial"/>
        </w:rPr>
        <w:t xml:space="preserve"> </w:t>
      </w:r>
      <w:r>
        <w:t>Points (TSMP)</w:t>
      </w:r>
      <w:bookmarkEnd w:id="164"/>
    </w:p>
    <w:p w14:paraId="6A49E090" w14:textId="4D9BE378" w:rsidR="00A4078E" w:rsidRDefault="007A7347" w:rsidP="00F36550">
      <w:pPr>
        <w:spacing w:after="0"/>
        <w:rPr>
          <w:ins w:id="165" w:author="Windows User" w:date="2017-02-20T13:45:00Z"/>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w:t>
      </w:r>
      <w:commentRangeStart w:id="166"/>
      <w:r w:rsidR="00A4078E" w:rsidRPr="000929F7">
        <w:rPr>
          <w:rFonts w:eastAsia="Arial"/>
          <w:i/>
        </w:rPr>
        <w:t xml:space="preserve">TSMP </w:t>
      </w:r>
      <w:r w:rsidR="00A4078E" w:rsidRPr="000929F7">
        <w:rPr>
          <w:i/>
        </w:rPr>
        <w:t xml:space="preserve">housing </w:t>
      </w:r>
      <w:r w:rsidRPr="000929F7">
        <w:rPr>
          <w:i/>
        </w:rPr>
        <w:t>and location</w:t>
      </w:r>
      <w:commentRangeEnd w:id="166"/>
      <w:r w:rsidR="00857225">
        <w:rPr>
          <w:rStyle w:val="CommentReference"/>
        </w:rPr>
        <w:commentReference w:id="166"/>
      </w:r>
      <w:r w:rsidRPr="000929F7">
        <w:rPr>
          <w:i/>
        </w:rPr>
        <w:t>. Describe TSMP electrical connection point.</w:t>
      </w:r>
    </w:p>
    <w:p w14:paraId="27DEA873" w14:textId="11E14D7E" w:rsidR="00A163E3" w:rsidRPr="00A163E3" w:rsidRDefault="00A163E3" w:rsidP="00F36550">
      <w:pPr>
        <w:spacing w:after="0"/>
        <w:rPr>
          <w:iCs/>
          <w:rPrChange w:id="167" w:author="Windows User" w:date="2017-02-20T13:45:00Z">
            <w:rPr>
              <w:i/>
            </w:rPr>
          </w:rPrChange>
        </w:rPr>
      </w:pPr>
      <w:ins w:id="168" w:author="Windows User" w:date="2017-02-20T13:45:00Z">
        <w:r>
          <w:rPr>
            <w:iCs/>
          </w:rPr>
          <w:t xml:space="preserve">The TSMP will be mounted to the face of the TSI system box. This will be attached behind the driver and covered with a plastic case on a hinge. </w:t>
        </w:r>
      </w:ins>
      <w:ins w:id="169" w:author="Windows User" w:date="2017-02-20T13:46:00Z">
        <w:r>
          <w:rPr>
            <w:iCs/>
          </w:rPr>
          <w:t>The measuring points themselves will be the specified 4mm shrouded banana jacks.</w:t>
        </w:r>
      </w:ins>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1E4F" w:rsidRPr="009D686F" w14:paraId="5F38D626" w14:textId="77777777" w:rsidTr="009D686F">
        <w:tc>
          <w:tcPr>
            <w:tcW w:w="4536" w:type="dxa"/>
            <w:shd w:val="clear" w:color="auto" w:fill="auto"/>
            <w:vAlign w:val="center"/>
          </w:tcPr>
          <w:p w14:paraId="2F38E9CD" w14:textId="28309D4B" w:rsidR="00061E4F" w:rsidRPr="009D686F" w:rsidRDefault="00061E4F" w:rsidP="009D686F">
            <w:pPr>
              <w:pStyle w:val="TableContents"/>
            </w:pPr>
            <w:r>
              <w:rPr>
                <w:rFonts w:eastAsia="Arial"/>
                <w:color w:val="000000"/>
              </w:rPr>
              <w:t>TSMP Output Protection Resistor Value</w:t>
            </w:r>
          </w:p>
        </w:tc>
        <w:tc>
          <w:tcPr>
            <w:tcW w:w="4536" w:type="dxa"/>
            <w:shd w:val="clear" w:color="auto" w:fill="auto"/>
            <w:vAlign w:val="center"/>
          </w:tcPr>
          <w:p w14:paraId="356E301F" w14:textId="15EAFBBE" w:rsidR="00061E4F" w:rsidRPr="009D686F" w:rsidRDefault="00061E4F" w:rsidP="009D686F">
            <w:pPr>
              <w:pStyle w:val="TableContents"/>
            </w:pPr>
            <w:r>
              <w:rPr>
                <w:rFonts w:eastAsia="Arial"/>
                <w:color w:val="000000"/>
              </w:rPr>
              <w:t xml:space="preserve">                      10   kΩ</w:t>
            </w:r>
          </w:p>
        </w:tc>
      </w:tr>
      <w:tr w:rsidR="00061E4F" w:rsidRPr="009D686F" w14:paraId="2D3FE397" w14:textId="77777777" w:rsidTr="009D686F">
        <w:tc>
          <w:tcPr>
            <w:tcW w:w="4536" w:type="dxa"/>
            <w:shd w:val="clear" w:color="auto" w:fill="auto"/>
            <w:vAlign w:val="center"/>
          </w:tcPr>
          <w:p w14:paraId="227C552F" w14:textId="0E9B6A72" w:rsidR="00061E4F" w:rsidRPr="009D686F" w:rsidRDefault="00061E4F" w:rsidP="009D686F">
            <w:pPr>
              <w:pStyle w:val="TableContents"/>
            </w:pPr>
            <w:r>
              <w:rPr>
                <w:rFonts w:eastAsia="Arial"/>
                <w:color w:val="000000"/>
              </w:rPr>
              <w:t>Resistor Voltage Rating</w:t>
            </w:r>
          </w:p>
        </w:tc>
        <w:tc>
          <w:tcPr>
            <w:tcW w:w="4536" w:type="dxa"/>
            <w:shd w:val="clear" w:color="auto" w:fill="auto"/>
            <w:vAlign w:val="center"/>
          </w:tcPr>
          <w:p w14:paraId="16DCBCB3" w14:textId="2EC1BE6E" w:rsidR="00061E4F" w:rsidRPr="009D686F" w:rsidRDefault="00061E4F" w:rsidP="009D686F">
            <w:pPr>
              <w:pStyle w:val="TableContents"/>
            </w:pPr>
            <w:r>
              <w:rPr>
                <w:rFonts w:eastAsia="Arial"/>
                <w:color w:val="000000"/>
              </w:rPr>
              <w:t xml:space="preserve">                       460  V</w:t>
            </w:r>
          </w:p>
        </w:tc>
      </w:tr>
      <w:tr w:rsidR="00061E4F" w:rsidRPr="009D686F" w14:paraId="112B8E5B" w14:textId="77777777" w:rsidTr="009D686F">
        <w:tc>
          <w:tcPr>
            <w:tcW w:w="4536" w:type="dxa"/>
            <w:shd w:val="clear" w:color="auto" w:fill="auto"/>
            <w:vAlign w:val="center"/>
          </w:tcPr>
          <w:p w14:paraId="070AD30D" w14:textId="4D1B4415" w:rsidR="00061E4F" w:rsidRPr="009D686F" w:rsidRDefault="00061E4F" w:rsidP="009D686F">
            <w:pPr>
              <w:pStyle w:val="TableContents"/>
            </w:pPr>
            <w:r>
              <w:rPr>
                <w:rFonts w:eastAsia="Arial"/>
                <w:color w:val="000000"/>
              </w:rPr>
              <w:t>Resistor Power Rating</w:t>
            </w:r>
          </w:p>
        </w:tc>
        <w:tc>
          <w:tcPr>
            <w:tcW w:w="4536" w:type="dxa"/>
            <w:shd w:val="clear" w:color="auto" w:fill="auto"/>
            <w:vAlign w:val="center"/>
          </w:tcPr>
          <w:p w14:paraId="454F603B" w14:textId="35652B49" w:rsidR="00061E4F" w:rsidRPr="009D686F" w:rsidRDefault="00061E4F" w:rsidP="009D686F">
            <w:pPr>
              <w:pStyle w:val="TableContents"/>
            </w:pPr>
            <w:r>
              <w:rPr>
                <w:rFonts w:eastAsia="Arial"/>
                <w:color w:val="000000"/>
              </w:rPr>
              <w:t xml:space="preserve">                       5  W</w:t>
            </w:r>
          </w:p>
        </w:tc>
      </w:tr>
    </w:tbl>
    <w:p w14:paraId="4F00E125" w14:textId="77777777" w:rsidR="00E103D6" w:rsidRDefault="00E103D6" w:rsidP="00E103D6">
      <w:pPr>
        <w:pStyle w:val="Caption"/>
      </w:pPr>
      <w:bookmarkStart w:id="170" w:name="_Toc442209161"/>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170"/>
    </w:p>
    <w:p w14:paraId="6FCA2919" w14:textId="77777777" w:rsidR="00FE1402" w:rsidRPr="00FE1402" w:rsidRDefault="00A4078E" w:rsidP="00F36550">
      <w:pPr>
        <w:pStyle w:val="Heading2"/>
        <w:spacing w:after="0"/>
      </w:pPr>
      <w:bookmarkStart w:id="171" w:name="_Toc442209113"/>
      <w:commentRangeStart w:id="172"/>
      <w:commentRangeStart w:id="173"/>
      <w:commentRangeStart w:id="174"/>
      <w:commentRangeStart w:id="175"/>
      <w:r>
        <w:t>Pre-</w:t>
      </w:r>
      <w:r w:rsidRPr="00FE1402">
        <w:t>Charge</w:t>
      </w:r>
      <w:r>
        <w:rPr>
          <w:rFonts w:eastAsia="Arial" w:cs="Arial"/>
        </w:rPr>
        <w:t xml:space="preserve"> </w:t>
      </w:r>
      <w:r>
        <w:t>circuitry</w:t>
      </w:r>
      <w:bookmarkEnd w:id="171"/>
      <w:commentRangeEnd w:id="172"/>
      <w:r w:rsidR="00DB21DC">
        <w:rPr>
          <w:rStyle w:val="CommentReference"/>
          <w:rFonts w:eastAsia="Calibri" w:cs="Arial"/>
          <w:b w:val="0"/>
          <w:bCs w:val="0"/>
          <w:color w:val="auto"/>
        </w:rPr>
        <w:commentReference w:id="172"/>
      </w:r>
      <w:commentRangeEnd w:id="173"/>
      <w:r w:rsidR="000A2DC5">
        <w:rPr>
          <w:rStyle w:val="CommentReference"/>
          <w:rFonts w:eastAsia="Calibri" w:cs="Arial"/>
          <w:b w:val="0"/>
          <w:bCs w:val="0"/>
          <w:color w:val="auto"/>
        </w:rPr>
        <w:commentReference w:id="173"/>
      </w:r>
      <w:commentRangeEnd w:id="174"/>
      <w:r w:rsidR="0021390E">
        <w:rPr>
          <w:rStyle w:val="CommentReference"/>
          <w:rFonts w:eastAsia="Calibri" w:cs="Arial"/>
          <w:b w:val="0"/>
          <w:bCs w:val="0"/>
          <w:color w:val="auto"/>
        </w:rPr>
        <w:commentReference w:id="174"/>
      </w:r>
      <w:commentRangeEnd w:id="175"/>
      <w:r w:rsidR="0021390E">
        <w:rPr>
          <w:rStyle w:val="CommentReference"/>
          <w:rFonts w:eastAsia="Calibri" w:cs="Arial"/>
          <w:b w:val="0"/>
          <w:bCs w:val="0"/>
          <w:color w:val="auto"/>
        </w:rPr>
        <w:commentReference w:id="175"/>
      </w:r>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61A89BFE" w:rsidR="00A4078E" w:rsidRPr="000929F7" w:rsidDel="001D787E" w:rsidRDefault="00A4078E" w:rsidP="00A4078E">
      <w:pPr>
        <w:numPr>
          <w:ilvl w:val="0"/>
          <w:numId w:val="10"/>
        </w:numPr>
        <w:rPr>
          <w:del w:id="176" w:author="Windows User" w:date="2017-02-20T14:00:00Z"/>
          <w:i/>
        </w:rPr>
      </w:pPr>
      <w:del w:id="177" w:author="Windows User" w:date="2017-02-20T14:00:00Z">
        <w:r w:rsidRPr="000929F7" w:rsidDel="001D787E">
          <w:rPr>
            <w:i/>
          </w:rPr>
          <w:delText xml:space="preserve">Include a plot of </w:delText>
        </w:r>
        <w:r w:rsidR="00427F81" w:rsidRPr="000929F7" w:rsidDel="001D787E">
          <w:rPr>
            <w:i/>
          </w:rPr>
          <w:delText xml:space="preserve">calculated TS </w:delText>
        </w:r>
        <w:r w:rsidRPr="000929F7" w:rsidDel="001D787E">
          <w:rPr>
            <w:i/>
          </w:rPr>
          <w:delText>Voltage vs. time</w:delText>
        </w:r>
      </w:del>
    </w:p>
    <w:p w14:paraId="2E983BF3" w14:textId="3939B8AE" w:rsidR="00A4078E" w:rsidRPr="000929F7" w:rsidDel="001D787E" w:rsidRDefault="00A4078E" w:rsidP="00A4078E">
      <w:pPr>
        <w:numPr>
          <w:ilvl w:val="0"/>
          <w:numId w:val="10"/>
        </w:numPr>
        <w:rPr>
          <w:del w:id="178" w:author="Windows User" w:date="2017-02-20T14:00:00Z"/>
          <w:i/>
        </w:rPr>
      </w:pPr>
      <w:del w:id="179" w:author="Windows User" w:date="2017-02-20T14:00:00Z">
        <w:r w:rsidRPr="000929F7" w:rsidDel="001D787E">
          <w:rPr>
            <w:i/>
          </w:rPr>
          <w:delText xml:space="preserve">Include a plot of </w:delText>
        </w:r>
        <w:r w:rsidR="00427F81" w:rsidRPr="000929F7" w:rsidDel="001D787E">
          <w:rPr>
            <w:i/>
          </w:rPr>
          <w:delText>calculated Current vs. time</w:delText>
        </w:r>
      </w:del>
    </w:p>
    <w:p w14:paraId="2140AA5A" w14:textId="6666989D" w:rsidR="00427F81" w:rsidRPr="001E0D98" w:rsidRDefault="00427F81" w:rsidP="00A4078E">
      <w:pPr>
        <w:numPr>
          <w:ilvl w:val="0"/>
          <w:numId w:val="10"/>
        </w:numPr>
        <w:rPr>
          <w:ins w:id="180" w:author="Windows User" w:date="2017-02-20T17:49:00Z"/>
          <w:i/>
          <w:rPrChange w:id="181" w:author="Windows User" w:date="2017-02-20T17:49:00Z">
            <w:rPr>
              <w:ins w:id="182" w:author="Windows User" w:date="2017-02-20T17:49:00Z"/>
              <w:iCs/>
            </w:rPr>
          </w:rPrChange>
        </w:rPr>
      </w:pPr>
      <w:del w:id="183" w:author="Windows User" w:date="2017-02-20T14:00:00Z">
        <w:r w:rsidRPr="000929F7" w:rsidDel="001D787E">
          <w:rPr>
            <w:i/>
          </w:rPr>
          <w:delText>Include a plot of resistor power vs time.</w:delText>
        </w:r>
      </w:del>
      <w:ins w:id="184" w:author="Windows User" w:date="2017-02-20T14:00:00Z">
        <w:r w:rsidR="001D787E">
          <w:rPr>
            <w:iCs/>
          </w:rPr>
          <w:t>The pre-charge circuit we are using is included in the motor controller.</w:t>
        </w:r>
      </w:ins>
    </w:p>
    <w:p w14:paraId="50A3C950" w14:textId="5C65231E" w:rsidR="001E0D98" w:rsidRPr="000929F7" w:rsidRDefault="001E0D98">
      <w:pPr>
        <w:rPr>
          <w:i/>
        </w:rPr>
        <w:pPrChange w:id="185" w:author="Windows User" w:date="2017-02-20T17:49:00Z">
          <w:pPr>
            <w:numPr>
              <w:numId w:val="10"/>
            </w:numPr>
            <w:tabs>
              <w:tab w:val="num" w:pos="720"/>
            </w:tabs>
            <w:ind w:left="720" w:hanging="360"/>
          </w:pPr>
        </w:pPrChange>
      </w:pPr>
      <w:ins w:id="186" w:author="Windows User" w:date="2017-02-20T17:49:00Z">
        <w:r>
          <w:rPr>
            <w:noProof/>
          </w:rPr>
          <w:lastRenderedPageBreak/>
          <mc:AlternateContent>
            <mc:Choice Requires="wps">
              <w:drawing>
                <wp:anchor distT="0" distB="0" distL="114300" distR="114300" simplePos="0" relativeHeight="251685888" behindDoc="0" locked="0" layoutInCell="1" allowOverlap="1" wp14:anchorId="2F0111B0" wp14:editId="27FD1298">
                  <wp:simplePos x="0" y="0"/>
                  <wp:positionH relativeFrom="column">
                    <wp:posOffset>-3810</wp:posOffset>
                  </wp:positionH>
                  <wp:positionV relativeFrom="paragraph">
                    <wp:posOffset>4756785</wp:posOffset>
                  </wp:positionV>
                  <wp:extent cx="612648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a:effectLst/>
                        </wps:spPr>
                        <wps:txbx>
                          <w:txbxContent>
                            <w:p w14:paraId="17872FE7" w14:textId="2FDFC7BE" w:rsidR="001E0D98" w:rsidRPr="00135026" w:rsidRDefault="001E0D98">
                              <w:pPr>
                                <w:pStyle w:val="Caption"/>
                                <w:pPrChange w:id="187" w:author="Windows User" w:date="2017-02-20T17:50:00Z">
                                  <w:pPr/>
                                </w:pPrChange>
                              </w:pPr>
                              <w:ins w:id="188" w:author="Windows User" w:date="2017-02-20T17:50:00Z">
                                <w:r>
                                  <w:t>Wiring Schematic f</w:t>
                                </w:r>
                              </w:ins>
                              <w:ins w:id="189" w:author="Windows User" w:date="2017-02-20T17:51:00Z">
                                <w:r>
                                  <w:t xml:space="preserve">or Curtis 1238. Source: </w:t>
                                </w:r>
                                <w:r w:rsidRPr="001E0D98">
                                  <w:t>http://evwest.com/support/auto1234-1236-1238_500-512_Reva.pdf</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0111B0" id="_x0000_t202" coordsize="21600,21600" o:spt="202" path="m,l,21600r21600,l21600,xe">
                  <v:stroke joinstyle="miter"/>
                  <v:path gradientshapeok="t" o:connecttype="rect"/>
                </v:shapetype>
                <v:shape id="Text Box 27" o:spid="_x0000_s1026" type="#_x0000_t202" style="position:absolute;margin-left:-.3pt;margin-top:374.55pt;width:482.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" stroked="f">
                  <v:textbox style="mso-fit-shape-to-text:t" inset="0,0,0,0">
                    <w:txbxContent>
                      <w:p w14:paraId="17872FE7" w14:textId="2FDFC7BE" w:rsidR="001E0D98" w:rsidRPr="00135026" w:rsidRDefault="001E0D98" w:rsidP="001E0D98">
                        <w:pPr>
                          <w:pStyle w:val="Caption"/>
                          <w:rPr>
                            <w:rFonts w:cs="Arial"/>
                          </w:rPr>
                          <w:pPrChange w:id="191" w:author="Windows User" w:date="2017-02-20T17:50:00Z">
                            <w:pPr/>
                          </w:pPrChange>
                        </w:pPr>
                        <w:ins w:id="192" w:author="Windows User" w:date="2017-02-20T17:50:00Z">
                          <w:r>
                            <w:t>Wiring Schematic f</w:t>
                          </w:r>
                        </w:ins>
                        <w:ins w:id="193" w:author="Windows User" w:date="2017-02-20T17:51:00Z">
                          <w:r>
                            <w:t xml:space="preserve">or Curtis 1238. Source: </w:t>
                          </w:r>
                          <w:r w:rsidRPr="001E0D98">
                            <w:t>http://evwest.com/support/auto1234-1236-1238_500-512_Reva.pdf</w:t>
                          </w:r>
                        </w:ins>
                      </w:p>
                    </w:txbxContent>
                  </v:textbox>
                  <w10:wrap type="topAndBottom"/>
                </v:shape>
              </w:pict>
            </mc:Fallback>
          </mc:AlternateContent>
        </w:r>
        <w:r>
          <w:rPr>
            <w:i/>
            <w:noProof/>
            <w:rPrChange w:id="190" w:author="Unknown">
              <w:rPr>
                <w:noProof/>
              </w:rPr>
            </w:rPrChange>
          </w:rPr>
          <w:drawing>
            <wp:anchor distT="0" distB="0" distL="114300" distR="114300" simplePos="0" relativeHeight="251683840" behindDoc="0" locked="0" layoutInCell="1" allowOverlap="1" wp14:anchorId="4A5EF98C" wp14:editId="76D86F49">
              <wp:simplePos x="0" y="0"/>
              <wp:positionH relativeFrom="column">
                <wp:posOffset>-3810</wp:posOffset>
              </wp:positionH>
              <wp:positionV relativeFrom="paragraph">
                <wp:posOffset>-3810</wp:posOffset>
              </wp:positionV>
              <wp:extent cx="6126480" cy="4703445"/>
              <wp:effectExtent l="0" t="0" r="762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rtisMC_Precharge_Circuitry.PNG"/>
                      <pic:cNvPicPr/>
                    </pic:nvPicPr>
                    <pic:blipFill>
                      <a:blip r:embed="rId52">
                        <a:extLst>
                          <a:ext uri="{28A0092B-C50C-407E-A947-70E740481C1C}">
                            <a14:useLocalDpi xmlns:a14="http://schemas.microsoft.com/office/drawing/2010/main" val="0"/>
                          </a:ext>
                        </a:extLst>
                      </a:blip>
                      <a:stretch>
                        <a:fillRect/>
                      </a:stretch>
                    </pic:blipFill>
                    <pic:spPr>
                      <a:xfrm>
                        <a:off x="0" y="0"/>
                        <a:ext cx="6126480" cy="4703445"/>
                      </a:xfrm>
                      <a:prstGeom prst="rect">
                        <a:avLst/>
                      </a:prstGeom>
                    </pic:spPr>
                  </pic:pic>
                </a:graphicData>
              </a:graphic>
            </wp:anchor>
          </w:drawing>
        </w:r>
      </w:ins>
    </w:p>
    <w:p w14:paraId="48D406B4" w14:textId="77777777" w:rsidR="00FE1402" w:rsidRPr="000929F7" w:rsidRDefault="00FE1402" w:rsidP="0087079E">
      <w:pPr>
        <w:rPr>
          <w:i/>
        </w:rPr>
      </w:pP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6F733BB9" w14:textId="77777777" w:rsidTr="009D686F">
        <w:tc>
          <w:tcPr>
            <w:tcW w:w="4536" w:type="dxa"/>
            <w:shd w:val="clear" w:color="auto" w:fill="auto"/>
            <w:vAlign w:val="center"/>
          </w:tcPr>
          <w:p w14:paraId="10398377" w14:textId="77777777" w:rsidR="00A4078E" w:rsidRPr="009D686F" w:rsidRDefault="00A4078E" w:rsidP="009D686F">
            <w:pPr>
              <w:pStyle w:val="TableContents"/>
            </w:pPr>
            <w:r w:rsidRPr="009D686F">
              <w:t>Resistor Type:</w:t>
            </w:r>
          </w:p>
        </w:tc>
        <w:tc>
          <w:tcPr>
            <w:tcW w:w="4536" w:type="dxa"/>
            <w:shd w:val="clear" w:color="auto" w:fill="auto"/>
            <w:vAlign w:val="center"/>
          </w:tcPr>
          <w:p w14:paraId="09752E05" w14:textId="6222DA33" w:rsidR="00A4078E" w:rsidRPr="009D686F" w:rsidRDefault="0021390E" w:rsidP="009D686F">
            <w:pPr>
              <w:pStyle w:val="TableContents"/>
            </w:pPr>
            <w:ins w:id="191" w:author="Windows User" w:date="2017-02-20T17:26:00Z">
              <w:r>
                <w:t>Blade Fuse</w:t>
              </w:r>
            </w:ins>
          </w:p>
        </w:tc>
      </w:tr>
      <w:tr w:rsidR="00A4078E" w:rsidRPr="009D686F" w14:paraId="33D5B3F2" w14:textId="77777777" w:rsidTr="009D686F">
        <w:tc>
          <w:tcPr>
            <w:tcW w:w="4536" w:type="dxa"/>
            <w:shd w:val="clear" w:color="auto" w:fill="auto"/>
            <w:vAlign w:val="center"/>
          </w:tcPr>
          <w:p w14:paraId="32C7141B" w14:textId="77777777" w:rsidR="00A4078E" w:rsidRPr="009D686F" w:rsidRDefault="00A4078E" w:rsidP="009D686F">
            <w:pPr>
              <w:pStyle w:val="TableContents"/>
            </w:pPr>
            <w:r w:rsidRPr="009D686F">
              <w:t>Resistance:</w:t>
            </w:r>
          </w:p>
        </w:tc>
        <w:tc>
          <w:tcPr>
            <w:tcW w:w="4536" w:type="dxa"/>
            <w:shd w:val="clear" w:color="auto" w:fill="auto"/>
            <w:vAlign w:val="center"/>
          </w:tcPr>
          <w:p w14:paraId="1A5B18DE" w14:textId="6C253C96" w:rsidR="00A4078E" w:rsidRPr="009D686F" w:rsidRDefault="007A7347" w:rsidP="009D686F">
            <w:pPr>
              <w:pStyle w:val="TableContents"/>
            </w:pPr>
            <w:r w:rsidRPr="009D686F">
              <w:t xml:space="preserve">                 </w:t>
            </w:r>
            <w:ins w:id="192" w:author="Windows User" w:date="2017-02-20T17:26:00Z">
              <w:r w:rsidR="0021390E">
                <w:t>6.80m</w:t>
              </w:r>
            </w:ins>
            <w:del w:id="193" w:author="Windows User" w:date="2017-02-20T17:26:00Z">
              <w:r w:rsidRPr="009D686F" w:rsidDel="0021390E">
                <w:delText xml:space="preserve"> </w:delText>
              </w:r>
              <w:r w:rsidR="00A4078E" w:rsidRPr="009D686F" w:rsidDel="0021390E">
                <w:delText> </w:delText>
              </w:r>
            </w:del>
            <w:r w:rsidR="00A4078E" w:rsidRPr="009D686F">
              <w:t>Ω</w:t>
            </w:r>
          </w:p>
        </w:tc>
      </w:tr>
      <w:tr w:rsidR="00A4078E" w:rsidRPr="009D686F" w14:paraId="1D86A692" w14:textId="77777777" w:rsidTr="009D686F">
        <w:tc>
          <w:tcPr>
            <w:tcW w:w="4536" w:type="dxa"/>
            <w:shd w:val="clear" w:color="auto" w:fill="auto"/>
            <w:vAlign w:val="center"/>
          </w:tcPr>
          <w:p w14:paraId="286526B4"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4B8A8E6C" w14:textId="431C9F66" w:rsidR="00A4078E" w:rsidRPr="009D686F" w:rsidRDefault="007A7347" w:rsidP="009D686F">
            <w:pPr>
              <w:pStyle w:val="TableContents"/>
            </w:pPr>
            <w:r w:rsidRPr="009D686F">
              <w:t xml:space="preserve">                  </w:t>
            </w:r>
            <w:ins w:id="194" w:author="Windows User" w:date="2017-02-20T17:41:00Z">
              <w:r w:rsidR="00362AC1">
                <w:t>1.045</w:t>
              </w:r>
            </w:ins>
            <w:ins w:id="195" w:author="Windows User" w:date="2017-02-20T17:33:00Z">
              <w:r w:rsidR="0021390E">
                <w:t xml:space="preserve"> </w:t>
              </w:r>
            </w:ins>
            <w:del w:id="196" w:author="Windows User" w:date="2017-02-20T17:33:00Z">
              <w:r w:rsidR="00A4078E" w:rsidRPr="009D686F" w:rsidDel="0021390E">
                <w:delText> </w:delText>
              </w:r>
            </w:del>
            <w:r w:rsidR="00A4078E" w:rsidRPr="009D686F">
              <w:t>W</w:t>
            </w:r>
          </w:p>
        </w:tc>
      </w:tr>
      <w:tr w:rsidR="00A4078E" w:rsidRPr="009D686F" w14:paraId="608D833F" w14:textId="77777777" w:rsidTr="009D686F">
        <w:tc>
          <w:tcPr>
            <w:tcW w:w="4536" w:type="dxa"/>
            <w:shd w:val="clear" w:color="auto" w:fill="auto"/>
            <w:vAlign w:val="center"/>
          </w:tcPr>
          <w:p w14:paraId="51B0E0A4"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09A6D6DD" w14:textId="510D7032" w:rsidR="00A4078E" w:rsidRPr="009D686F" w:rsidRDefault="007A7347" w:rsidP="009D686F">
            <w:pPr>
              <w:pStyle w:val="TableContents"/>
            </w:pPr>
            <w:r w:rsidRPr="009D686F">
              <w:t xml:space="preserve">             </w:t>
            </w:r>
            <w:r w:rsidR="00A4078E" w:rsidRPr="009D686F">
              <w:t> </w:t>
            </w:r>
            <w:r w:rsidRPr="009D686F">
              <w:t xml:space="preserve">     </w:t>
            </w:r>
            <w:ins w:id="197" w:author="Windows User" w:date="2017-02-20T17:41:00Z">
              <w:r w:rsidR="00362AC1">
                <w:t xml:space="preserve">1.9 </w:t>
              </w:r>
            </w:ins>
            <w:commentRangeStart w:id="198"/>
            <w:r w:rsidR="00A4078E" w:rsidRPr="009D686F">
              <w:t>W</w:t>
            </w:r>
            <w:commentRangeEnd w:id="198"/>
            <w:r w:rsidR="00362AC1">
              <w:rPr>
                <w:rStyle w:val="CommentReference"/>
              </w:rPr>
              <w:commentReference w:id="198"/>
            </w:r>
            <w:r w:rsidR="00A4078E" w:rsidRPr="009D686F">
              <w:t xml:space="preserve"> for </w:t>
            </w:r>
            <w:del w:id="199" w:author="Windows User" w:date="2017-02-20T17:42:00Z">
              <w:r w:rsidRPr="009D686F" w:rsidDel="00362AC1">
                <w:delText xml:space="preserve">           </w:delText>
              </w:r>
            </w:del>
            <w:ins w:id="200" w:author="Windows User" w:date="2017-02-20T17:41:00Z">
              <w:r w:rsidR="00362AC1">
                <w:t xml:space="preserve">5 </w:t>
              </w:r>
            </w:ins>
            <w:del w:id="201" w:author="Windows User" w:date="2017-02-20T17:41:00Z">
              <w:r w:rsidR="00A4078E" w:rsidRPr="009D686F" w:rsidDel="00362AC1">
                <w:delText xml:space="preserve"> </w:delText>
              </w:r>
            </w:del>
            <w:r w:rsidR="00A4078E" w:rsidRPr="009D686F">
              <w:t>sec</w:t>
            </w:r>
          </w:p>
        </w:tc>
      </w:tr>
      <w:tr w:rsidR="00A4078E" w:rsidRPr="009D686F" w14:paraId="4C32108C" w14:textId="77777777" w:rsidTr="009D686F">
        <w:tc>
          <w:tcPr>
            <w:tcW w:w="4536" w:type="dxa"/>
            <w:shd w:val="clear" w:color="auto" w:fill="auto"/>
            <w:vAlign w:val="center"/>
          </w:tcPr>
          <w:p w14:paraId="2FF0F31C" w14:textId="77777777" w:rsidR="00A4078E" w:rsidRPr="009D686F" w:rsidRDefault="00A4078E" w:rsidP="009D686F">
            <w:pPr>
              <w:pStyle w:val="TableContents"/>
            </w:pPr>
            <w:r w:rsidRPr="009D686F">
              <w:t>Voltage rating:</w:t>
            </w:r>
          </w:p>
        </w:tc>
        <w:tc>
          <w:tcPr>
            <w:tcW w:w="4536" w:type="dxa"/>
            <w:shd w:val="clear" w:color="auto" w:fill="auto"/>
            <w:vAlign w:val="center"/>
          </w:tcPr>
          <w:p w14:paraId="49AB503D" w14:textId="63700646" w:rsidR="00A4078E" w:rsidRPr="009D686F" w:rsidRDefault="007A7347" w:rsidP="009D686F">
            <w:pPr>
              <w:pStyle w:val="TableContents"/>
            </w:pPr>
            <w:r w:rsidRPr="009D686F">
              <w:t xml:space="preserve">                </w:t>
            </w:r>
            <w:ins w:id="202" w:author="Windows User" w:date="2017-02-20T17:32:00Z">
              <w:r w:rsidR="0021390E">
                <w:t xml:space="preserve">  </w:t>
              </w:r>
            </w:ins>
            <w:del w:id="203" w:author="Windows User" w:date="2017-02-20T17:32:00Z">
              <w:r w:rsidRPr="009D686F" w:rsidDel="0021390E">
                <w:delText xml:space="preserve">   </w:delText>
              </w:r>
              <w:r w:rsidR="00A4078E" w:rsidRPr="009D686F" w:rsidDel="0021390E">
                <w:delText> </w:delText>
              </w:r>
            </w:del>
            <w:ins w:id="204" w:author="Windows User" w:date="2017-02-20T17:31:00Z">
              <w:r w:rsidR="0021390E">
                <w:t>58</w:t>
              </w:r>
            </w:ins>
            <w:r w:rsidR="00A4078E" w:rsidRPr="009D686F">
              <w:t>V</w:t>
            </w:r>
          </w:p>
        </w:tc>
      </w:tr>
    </w:tbl>
    <w:p w14:paraId="37B1A347" w14:textId="77777777" w:rsidR="00A4078E" w:rsidRPr="002F736A" w:rsidRDefault="00A4078E" w:rsidP="00753253">
      <w:pPr>
        <w:pStyle w:val="Table"/>
      </w:pPr>
      <w:bookmarkStart w:id="205" w:name="_Toc442209162"/>
      <w:r w:rsidRPr="002F736A">
        <w:t xml:space="preserve">Table </w:t>
      </w:r>
      <w:r w:rsidR="00E103D6">
        <w:fldChar w:fldCharType="begin"/>
      </w:r>
      <w:r w:rsidR="00E103D6">
        <w:instrText xml:space="preserve"> SEQ Table \* ARABIC </w:instrText>
      </w:r>
      <w:r w:rsidR="00E103D6">
        <w:fldChar w:fldCharType="separate"/>
      </w:r>
      <w:r w:rsidR="002804C7">
        <w:t>13</w:t>
      </w:r>
      <w:r w:rsidR="00E103D6">
        <w:fldChar w:fldCharType="end"/>
      </w:r>
      <w:r w:rsidR="007A7347">
        <w:t xml:space="preserve"> </w:t>
      </w:r>
      <w:r w:rsidR="007F357F">
        <w:t xml:space="preserve">- </w:t>
      </w:r>
      <w:r w:rsidR="007A7347">
        <w:t>Data for</w:t>
      </w:r>
      <w:r w:rsidRPr="002F736A">
        <w:t xml:space="preserve"> the pre-charge resistor</w:t>
      </w:r>
      <w:bookmarkEnd w:id="205"/>
    </w:p>
    <w:p w14:paraId="34D19B28" w14:textId="77777777" w:rsidR="00A4078E" w:rsidRPr="00F01C08" w:rsidRDefault="00A4078E" w:rsidP="00753253">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14:paraId="4B8FCDD3" w14:textId="77777777" w:rsidTr="00B43B5C">
        <w:tc>
          <w:tcPr>
            <w:tcW w:w="4536" w:type="dxa"/>
            <w:shd w:val="clear" w:color="auto" w:fill="auto"/>
            <w:vAlign w:val="center"/>
          </w:tcPr>
          <w:p w14:paraId="683A287E" w14:textId="77777777" w:rsidR="00A4078E" w:rsidRDefault="00A4078E" w:rsidP="00B43B5C">
            <w:pPr>
              <w:pStyle w:val="TableContents"/>
            </w:pPr>
            <w:r>
              <w:lastRenderedPageBreak/>
              <w:t xml:space="preserve">Relay </w:t>
            </w:r>
            <w:r w:rsidR="007A7347">
              <w:t xml:space="preserve">MFR &amp; </w:t>
            </w:r>
            <w:r>
              <w:t>Type:</w:t>
            </w:r>
          </w:p>
        </w:tc>
        <w:tc>
          <w:tcPr>
            <w:tcW w:w="4536" w:type="dxa"/>
            <w:shd w:val="clear" w:color="auto" w:fill="auto"/>
            <w:vAlign w:val="center"/>
          </w:tcPr>
          <w:p w14:paraId="1A30573F" w14:textId="3D3FDB23" w:rsidR="00A4078E" w:rsidRDefault="0021390E" w:rsidP="00B43B5C">
            <w:pPr>
              <w:pStyle w:val="TableContents"/>
            </w:pPr>
            <w:ins w:id="206" w:author="Windows User" w:date="2017-02-20T17:18:00Z">
              <w:r>
                <w:t>GIGAVAC GV200QA</w:t>
              </w:r>
            </w:ins>
          </w:p>
        </w:tc>
      </w:tr>
      <w:tr w:rsidR="00A4078E" w14:paraId="2FAC178D" w14:textId="77777777" w:rsidTr="00B43B5C">
        <w:tc>
          <w:tcPr>
            <w:tcW w:w="4536" w:type="dxa"/>
            <w:shd w:val="clear" w:color="auto" w:fill="auto"/>
            <w:vAlign w:val="center"/>
          </w:tcPr>
          <w:p w14:paraId="66D7EB7F" w14:textId="77777777" w:rsidR="00A4078E" w:rsidRDefault="007A7347" w:rsidP="00B43B5C">
            <w:pPr>
              <w:pStyle w:val="TableContents"/>
            </w:pPr>
            <w:r>
              <w:t>Contact arrangement (e.g. SPDT)</w:t>
            </w:r>
          </w:p>
        </w:tc>
        <w:tc>
          <w:tcPr>
            <w:tcW w:w="4536" w:type="dxa"/>
            <w:shd w:val="clear" w:color="auto" w:fill="auto"/>
            <w:vAlign w:val="center"/>
          </w:tcPr>
          <w:p w14:paraId="04724ACC" w14:textId="55C6AD8C" w:rsidR="00A4078E" w:rsidRDefault="0021390E" w:rsidP="00B43B5C">
            <w:pPr>
              <w:pStyle w:val="TableContents"/>
            </w:pPr>
            <w:ins w:id="207" w:author="Windows User" w:date="2017-02-20T17:18:00Z">
              <w:r>
                <w:t>SPST-NO</w:t>
              </w:r>
            </w:ins>
          </w:p>
        </w:tc>
      </w:tr>
      <w:tr w:rsidR="00A4078E" w14:paraId="2A4E2637" w14:textId="77777777" w:rsidTr="00B43B5C">
        <w:tc>
          <w:tcPr>
            <w:tcW w:w="4536" w:type="dxa"/>
            <w:shd w:val="clear" w:color="auto" w:fill="auto"/>
            <w:vAlign w:val="center"/>
          </w:tcPr>
          <w:p w14:paraId="781052D6" w14:textId="77777777" w:rsidR="00A4078E" w:rsidRDefault="00A4078E" w:rsidP="00B43B5C">
            <w:pPr>
              <w:pStyle w:val="TableContents"/>
            </w:pPr>
            <w:r>
              <w:t>Continuous DC contact current</w:t>
            </w:r>
            <w:r w:rsidR="007A7347">
              <w:t xml:space="preserve"> (A)</w:t>
            </w:r>
            <w:r>
              <w:t xml:space="preserve">: </w:t>
            </w:r>
          </w:p>
        </w:tc>
        <w:tc>
          <w:tcPr>
            <w:tcW w:w="4536" w:type="dxa"/>
            <w:shd w:val="clear" w:color="auto" w:fill="auto"/>
            <w:vAlign w:val="center"/>
          </w:tcPr>
          <w:p w14:paraId="2546DB0C" w14:textId="67EDCADD" w:rsidR="00A4078E" w:rsidRDefault="00753253" w:rsidP="00B43B5C">
            <w:pPr>
              <w:pStyle w:val="TableContents"/>
            </w:pPr>
            <w:r>
              <w:t xml:space="preserve">                         </w:t>
            </w:r>
            <w:ins w:id="208" w:author="Windows User" w:date="2017-02-20T17:19:00Z">
              <w:r w:rsidR="0021390E">
                <w:t xml:space="preserve"> 500+ </w:t>
              </w:r>
            </w:ins>
            <w:del w:id="209" w:author="Windows User" w:date="2017-02-20T17:19:00Z">
              <w:r w:rsidDel="0021390E">
                <w:delText xml:space="preserve"> </w:delText>
              </w:r>
            </w:del>
            <w:r>
              <w:t>A</w:t>
            </w:r>
          </w:p>
        </w:tc>
      </w:tr>
      <w:tr w:rsidR="00A4078E" w14:paraId="6CAE750A" w14:textId="77777777" w:rsidTr="00B43B5C">
        <w:tc>
          <w:tcPr>
            <w:tcW w:w="4536" w:type="dxa"/>
            <w:shd w:val="clear" w:color="auto" w:fill="auto"/>
            <w:vAlign w:val="center"/>
          </w:tcPr>
          <w:p w14:paraId="131CD111" w14:textId="77777777" w:rsidR="00A4078E" w:rsidRDefault="00A4078E" w:rsidP="00B43B5C">
            <w:pPr>
              <w:pStyle w:val="TableContents"/>
            </w:pPr>
            <w:r>
              <w:t xml:space="preserve">Contact voltage rating </w:t>
            </w:r>
            <w:r w:rsidR="007A7347">
              <w:t>(Vdc).</w:t>
            </w:r>
          </w:p>
        </w:tc>
        <w:tc>
          <w:tcPr>
            <w:tcW w:w="4536" w:type="dxa"/>
            <w:shd w:val="clear" w:color="auto" w:fill="auto"/>
            <w:vAlign w:val="center"/>
          </w:tcPr>
          <w:p w14:paraId="538D3EC9" w14:textId="288C782C" w:rsidR="00A4078E" w:rsidRDefault="00753253" w:rsidP="00B43B5C">
            <w:pPr>
              <w:pStyle w:val="TableContents"/>
            </w:pPr>
            <w:r>
              <w:t xml:space="preserve">                          </w:t>
            </w:r>
            <w:ins w:id="210" w:author="Windows User" w:date="2017-02-20T17:19:00Z">
              <w:r w:rsidR="0021390E">
                <w:t xml:space="preserve">800 </w:t>
              </w:r>
            </w:ins>
            <w:r>
              <w:t>V</w:t>
            </w:r>
          </w:p>
        </w:tc>
      </w:tr>
    </w:tbl>
    <w:p w14:paraId="7BCD0088" w14:textId="77777777" w:rsidR="00A4078E" w:rsidRDefault="00A4078E" w:rsidP="00753253">
      <w:pPr>
        <w:pStyle w:val="Table"/>
      </w:pPr>
      <w:bookmarkStart w:id="211" w:name="_Toc442209163"/>
      <w:r>
        <w:t xml:space="preserve">Table </w:t>
      </w:r>
      <w:r w:rsidR="00E103D6">
        <w:fldChar w:fldCharType="begin"/>
      </w:r>
      <w:r w:rsidR="00E103D6">
        <w:instrText xml:space="preserve"> SEQ Table \* ARABIC </w:instrText>
      </w:r>
      <w:r w:rsidR="00E103D6">
        <w:fldChar w:fldCharType="separate"/>
      </w:r>
      <w:r w:rsidR="002804C7">
        <w:t>14</w:t>
      </w:r>
      <w:r w:rsidR="00E103D6">
        <w:fldChar w:fldCharType="end"/>
      </w:r>
      <w:r w:rsidR="007A7347">
        <w:t xml:space="preserve"> </w:t>
      </w:r>
      <w:r w:rsidR="007F357F">
        <w:t xml:space="preserve">- </w:t>
      </w:r>
      <w:r w:rsidR="007A7347">
        <w:t>D</w:t>
      </w:r>
      <w:r>
        <w:t>ata of the pre-charge relay</w:t>
      </w:r>
      <w:bookmarkEnd w:id="211"/>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212" w:name="_Toc442209114"/>
      <w:commentRangeStart w:id="213"/>
      <w:commentRangeStart w:id="214"/>
      <w:r>
        <w:t>Discharge</w:t>
      </w:r>
      <w:r>
        <w:rPr>
          <w:rFonts w:eastAsia="Arial" w:cs="Arial"/>
        </w:rPr>
        <w:t xml:space="preserve"> </w:t>
      </w:r>
      <w:r>
        <w:t>circuitry</w:t>
      </w:r>
      <w:bookmarkEnd w:id="212"/>
      <w:commentRangeEnd w:id="213"/>
      <w:r w:rsidR="00473C11">
        <w:rPr>
          <w:rStyle w:val="CommentReference"/>
          <w:rFonts w:eastAsia="Calibri" w:cs="Arial"/>
          <w:b w:val="0"/>
          <w:bCs w:val="0"/>
          <w:color w:val="auto"/>
        </w:rPr>
        <w:commentReference w:id="213"/>
      </w:r>
      <w:commentRangeEnd w:id="214"/>
      <w:r w:rsidR="000A2DC5">
        <w:rPr>
          <w:rStyle w:val="CommentReference"/>
          <w:rFonts w:eastAsia="Calibri" w:cs="Arial"/>
          <w:b w:val="0"/>
          <w:bCs w:val="0"/>
          <w:color w:val="auto"/>
        </w:rPr>
        <w:commentReference w:id="214"/>
      </w:r>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3042013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Default="00427F81" w:rsidP="00427F81">
      <w:pPr>
        <w:numPr>
          <w:ilvl w:val="0"/>
          <w:numId w:val="20"/>
        </w:numPr>
        <w:rPr>
          <w:ins w:id="215" w:author="Windows User" w:date="2017-02-20T16:34:00Z"/>
          <w:i/>
        </w:rPr>
      </w:pPr>
      <w:r w:rsidRPr="00D52AC5">
        <w:rPr>
          <w:i/>
        </w:rPr>
        <w:t>Include a plot of resistor power vs time.</w:t>
      </w:r>
    </w:p>
    <w:p w14:paraId="7D918746" w14:textId="459EA5D0" w:rsidR="009941BD" w:rsidRPr="009941BD" w:rsidRDefault="009941BD">
      <w:pPr>
        <w:rPr>
          <w:iCs/>
          <w:rPrChange w:id="216" w:author="Windows User" w:date="2017-02-20T16:34:00Z">
            <w:rPr>
              <w:i/>
            </w:rPr>
          </w:rPrChange>
        </w:rPr>
        <w:pPrChange w:id="217" w:author="Windows User" w:date="2017-02-20T16:34:00Z">
          <w:pPr>
            <w:numPr>
              <w:numId w:val="20"/>
            </w:numPr>
            <w:ind w:left="1080" w:hanging="360"/>
          </w:pPr>
        </w:pPrChange>
      </w:pPr>
      <w:ins w:id="218" w:author="Windows User" w:date="2017-02-20T16:34:00Z">
        <w:r>
          <w:rPr>
            <w:iCs/>
          </w:rPr>
          <w:t xml:space="preserve">None of the </w:t>
        </w:r>
      </w:ins>
      <w:ins w:id="219" w:author="Windows User" w:date="2017-02-20T16:35:00Z">
        <w:r>
          <w:rPr>
            <w:iCs/>
          </w:rPr>
          <w:t xml:space="preserve">student designed parts have capacitors in them so a discharge circuit is not required. </w:t>
        </w:r>
      </w:ins>
      <w:ins w:id="220" w:author="Windows User" w:date="2017-02-20T16:39:00Z">
        <w:r>
          <w:rPr>
            <w:iCs/>
          </w:rPr>
          <w:t xml:space="preserve">The motor controller does have internal </w:t>
        </w:r>
      </w:ins>
      <w:ins w:id="221" w:author="Windows User" w:date="2017-02-20T16:43:00Z">
        <w:r w:rsidR="00C40448">
          <w:rPr>
            <w:iCs/>
          </w:rPr>
          <w:t xml:space="preserve">capacitance but has its own discharge circuit designed by </w:t>
        </w:r>
      </w:ins>
      <w:ins w:id="222" w:author="Windows User" w:date="2017-02-20T16:45:00Z">
        <w:r w:rsidR="00C40448">
          <w:rPr>
            <w:iCs/>
          </w:rPr>
          <w:t>Curtis</w:t>
        </w:r>
      </w:ins>
      <w:ins w:id="223" w:author="Windows User" w:date="2017-02-20T16:43:00Z">
        <w:r w:rsidR="00C40448">
          <w:rPr>
            <w:iCs/>
          </w:rPr>
          <w:t>.</w:t>
        </w:r>
      </w:ins>
    </w:p>
    <w:p w14:paraId="08828F15" w14:textId="77777777" w:rsidR="00427F81" w:rsidRPr="00D52AC5" w:rsidRDefault="00427F81"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224" w:name="_Toc442209164"/>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224"/>
    </w:p>
    <w:p w14:paraId="3E671A10" w14:textId="77777777" w:rsidR="00A4078E" w:rsidRDefault="00A4078E" w:rsidP="00F36550">
      <w:pPr>
        <w:pStyle w:val="Heading2"/>
        <w:spacing w:after="0"/>
      </w:pPr>
      <w:bookmarkStart w:id="225" w:name="_Toc442209115"/>
      <w:commentRangeStart w:id="226"/>
      <w:r>
        <w:t>HV</w:t>
      </w:r>
      <w:r>
        <w:rPr>
          <w:rFonts w:eastAsia="Arial" w:cs="Arial"/>
        </w:rPr>
        <w:t xml:space="preserve"> </w:t>
      </w:r>
      <w:r>
        <w:t>Disconnect</w:t>
      </w:r>
      <w:r>
        <w:rPr>
          <w:rFonts w:eastAsia="Arial" w:cs="Arial"/>
        </w:rPr>
        <w:t xml:space="preserve"> </w:t>
      </w:r>
      <w:r>
        <w:t>(HVD)</w:t>
      </w:r>
      <w:bookmarkEnd w:id="225"/>
    </w:p>
    <w:p w14:paraId="145FB6F9" w14:textId="70724E61" w:rsidR="00A4078E" w:rsidRDefault="00A4078E" w:rsidP="00F36550">
      <w:pPr>
        <w:spacing w:after="0"/>
        <w:rPr>
          <w:ins w:id="227" w:author="Windows User" w:date="2017-02-20T16:21:00Z"/>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0002B6C4" w14:textId="77777777" w:rsidR="00475581" w:rsidRPr="00475581" w:rsidRDefault="00475581" w:rsidP="00F36550">
      <w:pPr>
        <w:spacing w:after="0"/>
        <w:rPr>
          <w:iCs/>
          <w:rPrChange w:id="228" w:author="Windows User" w:date="2017-02-20T16:21:00Z">
            <w:rPr>
              <w:i/>
            </w:rPr>
          </w:rPrChange>
        </w:rPr>
      </w:pPr>
    </w:p>
    <w:p w14:paraId="36FB3C29" w14:textId="77777777" w:rsidR="00D0591D" w:rsidRPr="00AF5648" w:rsidRDefault="008E39F0" w:rsidP="00F36550">
      <w:pPr>
        <w:pStyle w:val="Heading2"/>
        <w:spacing w:after="0"/>
      </w:pPr>
      <w:bookmarkStart w:id="229" w:name="_Toc442209116"/>
      <w:commentRangeEnd w:id="226"/>
      <w:r>
        <w:rPr>
          <w:rStyle w:val="CommentReference"/>
          <w:rFonts w:eastAsia="Calibri" w:cs="Arial"/>
          <w:b w:val="0"/>
          <w:bCs w:val="0"/>
          <w:color w:val="auto"/>
        </w:rPr>
        <w:lastRenderedPageBreak/>
        <w:commentReference w:id="226"/>
      </w:r>
      <w:r w:rsidR="002B20FE">
        <w:t xml:space="preserve">Accelerator Actuator / </w:t>
      </w:r>
      <w:r w:rsidR="00D0591D">
        <w:t>Throttle Position</w:t>
      </w:r>
      <w:r w:rsidR="00D0591D" w:rsidRPr="00AF5648">
        <w:rPr>
          <w:rFonts w:eastAsia="Arial"/>
        </w:rPr>
        <w:t xml:space="preserve"> </w:t>
      </w:r>
      <w:r w:rsidR="002B20FE">
        <w:t>Sensor</w:t>
      </w:r>
      <w:bookmarkEnd w:id="229"/>
    </w:p>
    <w:p w14:paraId="5F3FB23B" w14:textId="4565EFE8" w:rsidR="00A65BD2" w:rsidRDefault="001E0D98" w:rsidP="00A65BD2">
      <w:pPr>
        <w:suppressAutoHyphens/>
        <w:spacing w:after="200"/>
        <w:rPr>
          <w:ins w:id="230" w:author="Windows User" w:date="2017-02-20T17:48:00Z"/>
          <w:b/>
          <w:i/>
        </w:rPr>
      </w:pPr>
      <w:ins w:id="231" w:author="Windows User" w:date="2017-02-20T17:49:00Z">
        <w:r>
          <w:rPr>
            <w:b/>
            <w:i/>
            <w:noProof/>
            <w:rPrChange w:id="232" w:author="Unknown">
              <w:rPr>
                <w:noProof/>
              </w:rPr>
            </w:rPrChange>
          </w:rPr>
          <w:drawing>
            <wp:anchor distT="0" distB="0" distL="114300" distR="114300" simplePos="0" relativeHeight="251659776" behindDoc="0" locked="0" layoutInCell="1" allowOverlap="1" wp14:anchorId="61446177" wp14:editId="3C277442">
              <wp:simplePos x="0" y="0"/>
              <wp:positionH relativeFrom="column">
                <wp:posOffset>-3810</wp:posOffset>
              </wp:positionH>
              <wp:positionV relativeFrom="paragraph">
                <wp:posOffset>1084580</wp:posOffset>
              </wp:positionV>
              <wp:extent cx="6126480" cy="2521585"/>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16_Throttle_Sch.PNG"/>
                      <pic:cNvPicPr/>
                    </pic:nvPicPr>
                    <pic:blipFill>
                      <a:blip r:embed="rId53">
                        <a:extLst>
                          <a:ext uri="{28A0092B-C50C-407E-A947-70E740481C1C}">
                            <a14:useLocalDpi xmlns:a14="http://schemas.microsoft.com/office/drawing/2010/main" val="0"/>
                          </a:ext>
                        </a:extLst>
                      </a:blip>
                      <a:stretch>
                        <a:fillRect/>
                      </a:stretch>
                    </pic:blipFill>
                    <pic:spPr>
                      <a:xfrm>
                        <a:off x="0" y="0"/>
                        <a:ext cx="6126480" cy="2521585"/>
                      </a:xfrm>
                      <a:prstGeom prst="rect">
                        <a:avLst/>
                      </a:prstGeom>
                    </pic:spPr>
                  </pic:pic>
                </a:graphicData>
              </a:graphic>
            </wp:anchor>
          </w:drawing>
        </w:r>
      </w:ins>
      <w:r w:rsidR="00D0591D" w:rsidRPr="00D52AC5">
        <w:rPr>
          <w:i/>
        </w:rPr>
        <w:t>Describe</w:t>
      </w:r>
      <w:r w:rsidR="00D0591D" w:rsidRPr="00D52AC5">
        <w:rPr>
          <w:rFonts w:eastAsia="Arial"/>
          <w:i/>
        </w:rPr>
        <w:t xml:space="preserve"> </w:t>
      </w:r>
      <w:r w:rsidR="00D0591D" w:rsidRPr="00D52AC5">
        <w:rPr>
          <w:i/>
        </w:rPr>
        <w:t>the</w:t>
      </w:r>
      <w:r w:rsidR="002B20FE" w:rsidRPr="00D52AC5">
        <w:rPr>
          <w:i/>
        </w:rPr>
        <w:t xml:space="preserve"> accelerator actuator and</w:t>
      </w:r>
      <w:r w:rsidR="00D0591D" w:rsidRPr="00D52AC5">
        <w:rPr>
          <w:rFonts w:eastAsia="Arial"/>
          <w:i/>
        </w:rPr>
        <w:t xml:space="preserve"> </w:t>
      </w:r>
      <w:r w:rsidR="00D0591D" w:rsidRPr="00D52AC5">
        <w:rPr>
          <w:i/>
        </w:rPr>
        <w:t>throttle position</w:t>
      </w:r>
      <w:r w:rsidR="00D0591D" w:rsidRPr="00D52AC5">
        <w:rPr>
          <w:rFonts w:eastAsia="Arial"/>
          <w:i/>
        </w:rPr>
        <w:t xml:space="preserve"> </w:t>
      </w:r>
      <w:r w:rsidR="002B20FE" w:rsidRPr="00D52AC5">
        <w:rPr>
          <w:i/>
        </w:rPr>
        <w:t>sensor</w:t>
      </w:r>
      <w:r w:rsidR="00D0591D" w:rsidRPr="00D52AC5">
        <w:rPr>
          <w:i/>
        </w:rPr>
        <w:t>(s) used,</w:t>
      </w:r>
      <w:r w:rsidR="00D0591D" w:rsidRPr="00D52AC5">
        <w:rPr>
          <w:rFonts w:eastAsia="Arial"/>
          <w:i/>
        </w:rPr>
        <w:t xml:space="preserve"> </w:t>
      </w:r>
      <w:r w:rsidR="00D0591D" w:rsidRPr="00D52AC5">
        <w:rPr>
          <w:i/>
        </w:rPr>
        <w:t>describe</w:t>
      </w:r>
      <w:r w:rsidR="00D0591D" w:rsidRPr="00D52AC5">
        <w:rPr>
          <w:rFonts w:eastAsia="Arial"/>
          <w:i/>
        </w:rPr>
        <w:t xml:space="preserve"> </w:t>
      </w:r>
      <w:r w:rsidR="00D0591D" w:rsidRPr="00D52AC5">
        <w:rPr>
          <w:i/>
        </w:rPr>
        <w:t>additional</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used</w:t>
      </w:r>
      <w:r w:rsidR="00D0591D" w:rsidRPr="00D52AC5">
        <w:rPr>
          <w:rFonts w:eastAsia="Arial"/>
          <w:i/>
        </w:rPr>
        <w:t xml:space="preserve"> </w:t>
      </w:r>
      <w:r w:rsidR="00D0591D" w:rsidRPr="00D52AC5">
        <w:rPr>
          <w:i/>
        </w:rPr>
        <w:t>to</w:t>
      </w:r>
      <w:r w:rsidR="00D0591D" w:rsidRPr="00D52AC5">
        <w:rPr>
          <w:rFonts w:eastAsia="Arial"/>
          <w:i/>
        </w:rPr>
        <w:t xml:space="preserve"> </w:t>
      </w:r>
      <w:r w:rsidR="00D0591D" w:rsidRPr="00D52AC5">
        <w:rPr>
          <w:i/>
        </w:rPr>
        <w:t>check</w:t>
      </w:r>
      <w:r w:rsidR="00D0591D" w:rsidRPr="00D52AC5">
        <w:rPr>
          <w:rFonts w:eastAsia="Arial"/>
          <w:i/>
        </w:rPr>
        <w:t xml:space="preserve"> </w:t>
      </w:r>
      <w:r w:rsidR="00D0591D" w:rsidRPr="00D52AC5">
        <w:rPr>
          <w:i/>
        </w:rPr>
        <w:t>or</w:t>
      </w:r>
      <w:r w:rsidR="00D0591D" w:rsidRPr="00D52AC5">
        <w:rPr>
          <w:rFonts w:eastAsia="Arial"/>
          <w:i/>
        </w:rPr>
        <w:t xml:space="preserve"> </w:t>
      </w:r>
      <w:r w:rsidR="00A65BD2" w:rsidRPr="00D52AC5">
        <w:rPr>
          <w:i/>
        </w:rPr>
        <w:t>condition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signal</w:t>
      </w:r>
      <w:r w:rsidR="00D0591D" w:rsidRPr="00D52AC5">
        <w:rPr>
          <w:rFonts w:eastAsia="Arial"/>
          <w:i/>
        </w:rPr>
        <w:t xml:space="preserve"> </w:t>
      </w:r>
      <w:r w:rsidR="00D0591D" w:rsidRPr="00D52AC5">
        <w:rPr>
          <w:i/>
        </w:rPr>
        <w:t>going</w:t>
      </w:r>
      <w:r w:rsidR="00D0591D" w:rsidRPr="00D52AC5">
        <w:rPr>
          <w:rFonts w:eastAsia="Arial"/>
          <w:i/>
        </w:rPr>
        <w:t xml:space="preserve"> </w:t>
      </w:r>
      <w:r w:rsidR="00D0591D" w:rsidRPr="00D52AC5">
        <w:rPr>
          <w:i/>
        </w:rPr>
        <w:t>to</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motor</w:t>
      </w:r>
      <w:r w:rsidR="00D0591D" w:rsidRPr="00D52AC5">
        <w:rPr>
          <w:rFonts w:eastAsia="Arial"/>
          <w:i/>
        </w:rPr>
        <w:t xml:space="preserve"> </w:t>
      </w:r>
      <w:r w:rsidR="00D0591D" w:rsidRPr="00D52AC5">
        <w:rPr>
          <w:i/>
        </w:rPr>
        <w:t>controller.</w:t>
      </w:r>
      <w:r w:rsidR="00D0591D"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5A231B4E" w14:textId="77777777" w:rsidR="001E0D98" w:rsidRDefault="001E0D98" w:rsidP="00A65BD2">
      <w:pPr>
        <w:suppressAutoHyphens/>
        <w:spacing w:after="200"/>
        <w:rPr>
          <w:ins w:id="233" w:author="Windows User" w:date="2017-02-20T17:48:00Z"/>
          <w:b/>
          <w:i/>
        </w:rPr>
      </w:pPr>
    </w:p>
    <w:p w14:paraId="0FDB54C2" w14:textId="2710AA67" w:rsidR="001E0D98" w:rsidRDefault="001E0D98" w:rsidP="00A65BD2">
      <w:pPr>
        <w:suppressAutoHyphens/>
        <w:spacing w:after="200"/>
        <w:rPr>
          <w:b/>
          <w:i/>
        </w:rPr>
      </w:pPr>
    </w:p>
    <w:p w14:paraId="28994417" w14:textId="77777777" w:rsidR="00FD75E0" w:rsidRDefault="00FD75E0" w:rsidP="00FD75E0">
      <w:pPr>
        <w:pStyle w:val="Normal1"/>
        <w:spacing w:after="0"/>
      </w:pPr>
      <w:r>
        <w:t>The position sensors we are using are two 5K piston potentiometers. They will be offset by 5 volts and mounted next to each other so the pedal will compress them evenly under normal use. The outputs from the potentiometers used for throttle position are first passed through window comparators that will ensure there is not open or short circuit. The unbiased signals will then be passed through a differential op-amp and compared against a 0.5 volt signal to determine their plausibility to each other. If all of these tests pass, one of the potentiometer signals will be fed to the throttle input of the motor controller.</w:t>
      </w:r>
    </w:p>
    <w:p w14:paraId="3F472D15" w14:textId="77777777" w:rsidR="00FD75E0" w:rsidRPr="00FD75E0" w:rsidRDefault="00FD75E0" w:rsidP="00A65BD2">
      <w:pPr>
        <w:suppressAutoHyphens/>
        <w:spacing w:after="200"/>
      </w:pP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D75E0" w:rsidRPr="00AF5648" w14:paraId="6C075C85" w14:textId="77777777" w:rsidTr="009D686F">
        <w:tc>
          <w:tcPr>
            <w:tcW w:w="4536" w:type="dxa"/>
            <w:shd w:val="clear" w:color="auto" w:fill="auto"/>
            <w:vAlign w:val="center"/>
          </w:tcPr>
          <w:p w14:paraId="49EA443C" w14:textId="17C53A0B" w:rsidR="00FD75E0" w:rsidRPr="00AF5648" w:rsidRDefault="00FD75E0" w:rsidP="00D0591D">
            <w:pPr>
              <w:pStyle w:val="TableContents"/>
            </w:pPr>
            <w:r>
              <w:rPr>
                <w:rFonts w:eastAsia="Arial"/>
                <w:color w:val="000000"/>
              </w:rPr>
              <w:t>Actuator / Encoder manufacturer and model:</w:t>
            </w:r>
          </w:p>
        </w:tc>
        <w:tc>
          <w:tcPr>
            <w:tcW w:w="4536" w:type="dxa"/>
            <w:shd w:val="clear" w:color="auto" w:fill="auto"/>
            <w:vAlign w:val="center"/>
          </w:tcPr>
          <w:p w14:paraId="3B489EF8" w14:textId="13987091" w:rsidR="00FD75E0" w:rsidRPr="00402EDB" w:rsidRDefault="00C457D4" w:rsidP="00D0591D">
            <w:pPr>
              <w:pStyle w:val="TableContents"/>
            </w:pPr>
            <w:commentRangeStart w:id="234"/>
            <w:commentRangeStart w:id="235"/>
            <w:del w:id="236" w:author="Windows User" w:date="2017-02-20T17:43:00Z">
              <w:r w:rsidDel="00362AC1">
                <w:delText>?</w:delText>
              </w:r>
              <w:commentRangeEnd w:id="234"/>
              <w:r w:rsidDel="00362AC1">
                <w:rPr>
                  <w:rStyle w:val="CommentReference"/>
                </w:rPr>
                <w:commentReference w:id="234"/>
              </w:r>
              <w:commentRangeEnd w:id="235"/>
              <w:r w:rsidR="00A55B56" w:rsidDel="00362AC1">
                <w:rPr>
                  <w:rStyle w:val="CommentReference"/>
                </w:rPr>
                <w:commentReference w:id="235"/>
              </w:r>
            </w:del>
            <w:ins w:id="237" w:author="Windows User" w:date="2017-02-20T17:43:00Z">
              <w:r w:rsidR="00362AC1">
                <w:t>L</w:t>
              </w:r>
              <w:r w:rsidR="001E0D98">
                <w:t>PP</w:t>
              </w:r>
            </w:ins>
            <w:ins w:id="238" w:author="Windows User" w:date="2017-02-20T17:44:00Z">
              <w:r w:rsidR="001E0D98">
                <w:t>S</w:t>
              </w:r>
            </w:ins>
            <w:ins w:id="239" w:author="Windows User" w:date="2017-02-20T17:43:00Z">
              <w:r w:rsidR="00362AC1">
                <w:t xml:space="preserve"> Linear </w:t>
              </w:r>
            </w:ins>
            <w:ins w:id="240" w:author="Windows User" w:date="2017-02-20T17:44:00Z">
              <w:r w:rsidR="001E0D98">
                <w:t>Potentiometer</w:t>
              </w:r>
            </w:ins>
            <w:ins w:id="241" w:author="Windows User" w:date="2017-02-20T17:43:00Z">
              <w:r w:rsidR="00362AC1">
                <w:t xml:space="preserve"> </w:t>
              </w:r>
            </w:ins>
            <w:ins w:id="242" w:author="Windows User" w:date="2017-02-20T17:44:00Z">
              <w:r w:rsidR="00362AC1">
                <w:t>–</w:t>
              </w:r>
            </w:ins>
            <w:ins w:id="243" w:author="Windows User" w:date="2017-02-20T17:43:00Z">
              <w:r w:rsidR="00362AC1">
                <w:t xml:space="preserve"> LPPS-</w:t>
              </w:r>
            </w:ins>
            <w:ins w:id="244" w:author="Windows User" w:date="2017-02-20T17:44:00Z">
              <w:r w:rsidR="00362AC1">
                <w:t>050</w:t>
              </w:r>
            </w:ins>
          </w:p>
        </w:tc>
      </w:tr>
      <w:tr w:rsidR="00FD75E0" w:rsidRPr="00552B78" w14:paraId="72B8D0EA" w14:textId="77777777" w:rsidTr="009D686F">
        <w:tc>
          <w:tcPr>
            <w:tcW w:w="4536" w:type="dxa"/>
            <w:shd w:val="clear" w:color="auto" w:fill="auto"/>
            <w:vAlign w:val="center"/>
          </w:tcPr>
          <w:p w14:paraId="71753EA5" w14:textId="1D1248CD" w:rsidR="00FD75E0" w:rsidRPr="00402EDB" w:rsidRDefault="00FD75E0" w:rsidP="00D0591D">
            <w:pPr>
              <w:pStyle w:val="TableContents"/>
              <w:rPr>
                <w:lang w:val="fr-FR"/>
              </w:rPr>
            </w:pPr>
            <w:r w:rsidRPr="00CE2EF5">
              <w:rPr>
                <w:rFonts w:eastAsia="Arial"/>
                <w:color w:val="000000"/>
                <w:lang w:val="fr-FR"/>
              </w:rPr>
              <w:t>Encoder principle (e.g.Potentiometer):</w:t>
            </w:r>
          </w:p>
        </w:tc>
        <w:tc>
          <w:tcPr>
            <w:tcW w:w="4536" w:type="dxa"/>
            <w:shd w:val="clear" w:color="auto" w:fill="auto"/>
            <w:vAlign w:val="center"/>
          </w:tcPr>
          <w:p w14:paraId="39F1222C" w14:textId="617FB391" w:rsidR="00FD75E0" w:rsidRPr="00402EDB" w:rsidRDefault="00FD75E0" w:rsidP="00D0591D">
            <w:pPr>
              <w:pStyle w:val="TableContents"/>
              <w:rPr>
                <w:lang w:val="fr-FR"/>
              </w:rPr>
            </w:pPr>
            <w:r>
              <w:rPr>
                <w:rFonts w:eastAsia="Arial"/>
                <w:color w:val="000000"/>
              </w:rPr>
              <w:t>Potentiometer</w:t>
            </w:r>
          </w:p>
        </w:tc>
      </w:tr>
      <w:tr w:rsidR="00FD75E0" w:rsidRPr="00AF5648" w14:paraId="363A1C40" w14:textId="77777777" w:rsidTr="009D686F">
        <w:tc>
          <w:tcPr>
            <w:tcW w:w="4536" w:type="dxa"/>
            <w:shd w:val="clear" w:color="auto" w:fill="auto"/>
            <w:vAlign w:val="center"/>
          </w:tcPr>
          <w:p w14:paraId="3733A688" w14:textId="7C99AB86" w:rsidR="00FD75E0" w:rsidRPr="00AF5648" w:rsidRDefault="00FD75E0" w:rsidP="003879B7">
            <w:pPr>
              <w:pStyle w:val="TableContents"/>
              <w:rPr>
                <w:lang w:val="de-DE"/>
              </w:rPr>
            </w:pPr>
            <w:r>
              <w:rPr>
                <w:rFonts w:eastAsia="Arial"/>
                <w:color w:val="000000"/>
              </w:rPr>
              <w:t>Output:</w:t>
            </w:r>
          </w:p>
        </w:tc>
        <w:tc>
          <w:tcPr>
            <w:tcW w:w="4536" w:type="dxa"/>
            <w:shd w:val="clear" w:color="auto" w:fill="auto"/>
            <w:vAlign w:val="center"/>
          </w:tcPr>
          <w:p w14:paraId="53887D42" w14:textId="2E562CFD" w:rsidR="00FD75E0" w:rsidRPr="00CE2EF5" w:rsidRDefault="00FD75E0" w:rsidP="003879B7">
            <w:pPr>
              <w:pStyle w:val="TableContents"/>
            </w:pPr>
            <w:r>
              <w:t>5V range of signals (max 5-10V)</w:t>
            </w:r>
          </w:p>
        </w:tc>
      </w:tr>
      <w:tr w:rsidR="00FD75E0" w:rsidRPr="00AF5648" w14:paraId="4CDE1917" w14:textId="77777777" w:rsidTr="009D686F">
        <w:tc>
          <w:tcPr>
            <w:tcW w:w="4536" w:type="dxa"/>
            <w:shd w:val="clear" w:color="auto" w:fill="auto"/>
            <w:vAlign w:val="center"/>
          </w:tcPr>
          <w:p w14:paraId="6E5AA3D4" w14:textId="5A23F53F" w:rsidR="00FD75E0" w:rsidRPr="00402EDB" w:rsidRDefault="00FD75E0" w:rsidP="003879B7">
            <w:pPr>
              <w:pStyle w:val="TableContents"/>
            </w:pPr>
            <w:r>
              <w:rPr>
                <w:rFonts w:eastAsia="Arial"/>
                <w:color w:val="000000"/>
              </w:rPr>
              <w:t>Is motor controller accelerator signal isolated from TSV?</w:t>
            </w:r>
          </w:p>
        </w:tc>
        <w:tc>
          <w:tcPr>
            <w:tcW w:w="4536" w:type="dxa"/>
            <w:shd w:val="clear" w:color="auto" w:fill="auto"/>
            <w:vAlign w:val="center"/>
          </w:tcPr>
          <w:p w14:paraId="264C0164" w14:textId="62538276" w:rsidR="00FD75E0" w:rsidRPr="00AF5648" w:rsidRDefault="00FD75E0" w:rsidP="003879B7">
            <w:pPr>
              <w:pStyle w:val="TableContents"/>
              <w:rPr>
                <w:lang w:val="de-DE"/>
              </w:rPr>
            </w:pPr>
            <w:r>
              <w:rPr>
                <w:rFonts w:eastAsia="Arial"/>
                <w:color w:val="000000"/>
                <w:sz w:val="24"/>
                <w:szCs w:val="24"/>
              </w:rPr>
              <w:t xml:space="preserve">            </w:t>
            </w:r>
            <w:r>
              <w:rPr>
                <w:rFonts w:ascii="MS Gothic" w:eastAsia="MS Gothic" w:hAnsi="MS Gothic" w:cs="MS Gothic"/>
                <w:color w:val="000000"/>
                <w:sz w:val="24"/>
                <w:szCs w:val="24"/>
              </w:rPr>
              <w:t>☒</w:t>
            </w:r>
            <w:r>
              <w:rPr>
                <w:rFonts w:eastAsia="Arial"/>
                <w:color w:val="000000"/>
                <w:sz w:val="24"/>
                <w:szCs w:val="24"/>
              </w:rPr>
              <w:t xml:space="preserve">Yes / </w:t>
            </w:r>
            <w:r>
              <w:rPr>
                <w:rFonts w:ascii="MS Gothic" w:eastAsia="MS Gothic" w:hAnsi="MS Gothic" w:cs="MS Gothic"/>
                <w:color w:val="000000"/>
                <w:sz w:val="24"/>
                <w:szCs w:val="24"/>
              </w:rPr>
              <w:t>☐</w:t>
            </w:r>
            <w:r>
              <w:rPr>
                <w:rFonts w:eastAsia="Arial"/>
                <w:color w:val="000000"/>
                <w:sz w:val="24"/>
                <w:szCs w:val="24"/>
              </w:rPr>
              <w:t xml:space="preserve"> No</w:t>
            </w:r>
          </w:p>
        </w:tc>
      </w:tr>
      <w:tr w:rsidR="00FD75E0" w:rsidRPr="00AF5648" w14:paraId="2331CCF4" w14:textId="77777777" w:rsidTr="009D686F">
        <w:tc>
          <w:tcPr>
            <w:tcW w:w="4536" w:type="dxa"/>
            <w:shd w:val="clear" w:color="auto" w:fill="auto"/>
            <w:vAlign w:val="center"/>
          </w:tcPr>
          <w:p w14:paraId="7F75774B" w14:textId="55C0EE03" w:rsidR="00FD75E0" w:rsidRPr="00402EDB" w:rsidRDefault="00FD75E0" w:rsidP="00D0591D">
            <w:pPr>
              <w:pStyle w:val="TableContents"/>
            </w:pPr>
            <w:r>
              <w:rPr>
                <w:rFonts w:eastAsia="Arial"/>
                <w:color w:val="000000"/>
              </w:rPr>
              <w:t xml:space="preserve">If no, how will you satisfy rule </w:t>
            </w:r>
            <w:r>
              <w:rPr>
                <w:rFonts w:eastAsia="Arial"/>
                <w:b/>
                <w:color w:val="000000"/>
              </w:rPr>
              <w:t>EV3.5</w:t>
            </w:r>
            <w:r>
              <w:rPr>
                <w:rFonts w:eastAsia="Arial"/>
                <w:color w:val="000000"/>
              </w:rPr>
              <w:t>?</w:t>
            </w:r>
          </w:p>
        </w:tc>
        <w:tc>
          <w:tcPr>
            <w:tcW w:w="4536" w:type="dxa"/>
            <w:shd w:val="clear" w:color="auto" w:fill="auto"/>
            <w:vAlign w:val="center"/>
          </w:tcPr>
          <w:p w14:paraId="586E86AF" w14:textId="77777777" w:rsidR="00FD75E0" w:rsidRPr="00402EDB" w:rsidRDefault="00FD75E0" w:rsidP="00D0591D">
            <w:pPr>
              <w:pStyle w:val="TableContents"/>
            </w:pPr>
          </w:p>
        </w:tc>
      </w:tr>
    </w:tbl>
    <w:p w14:paraId="48907D43" w14:textId="77777777" w:rsidR="00D0591D" w:rsidRPr="00AF5648" w:rsidRDefault="00D0591D" w:rsidP="00753253">
      <w:pPr>
        <w:pStyle w:val="Table"/>
        <w:rPr>
          <w:lang w:val="de-DE"/>
        </w:rPr>
      </w:pPr>
      <w:bookmarkStart w:id="245" w:name="_Toc345362493"/>
      <w:bookmarkStart w:id="246" w:name="_Toc442209165"/>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245"/>
      <w:bookmarkEnd w:id="246"/>
    </w:p>
    <w:p w14:paraId="6A225E43" w14:textId="77777777" w:rsidR="00D0591D" w:rsidRPr="00AF5648" w:rsidRDefault="002B20FE" w:rsidP="00F36550">
      <w:pPr>
        <w:pStyle w:val="Heading2"/>
        <w:spacing w:after="0"/>
      </w:pPr>
      <w:bookmarkStart w:id="247" w:name="_Toc371591208"/>
      <w:bookmarkStart w:id="248" w:name="_Toc442209117"/>
      <w:r>
        <w:lastRenderedPageBreak/>
        <w:t xml:space="preserve">Accelerator / </w:t>
      </w:r>
      <w:r w:rsidR="00243FBB">
        <w:t>t</w:t>
      </w:r>
      <w:r w:rsidR="00D0591D">
        <w:t xml:space="preserve">hrottle position encoder </w:t>
      </w:r>
      <w:r w:rsidR="00753253">
        <w:t>error</w:t>
      </w:r>
      <w:r w:rsidR="00D0591D">
        <w:t xml:space="preserve"> c</w:t>
      </w:r>
      <w:r w:rsidR="00D0591D" w:rsidRPr="00AF5648">
        <w:t>heck</w:t>
      </w:r>
      <w:bookmarkEnd w:id="247"/>
      <w:bookmarkEnd w:id="248"/>
    </w:p>
    <w:p w14:paraId="152EA176" w14:textId="77777777" w:rsidR="00FC2272" w:rsidRDefault="00A65BD2" w:rsidP="00FC2272">
      <w:pPr>
        <w:suppressAutoHyphens/>
        <w:spacing w:after="200"/>
        <w:rPr>
          <w:b/>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25D18750" w:rsidR="00D0591D" w:rsidRPr="00A763E9" w:rsidRDefault="00FC2272" w:rsidP="00A763E9">
      <w:pPr>
        <w:suppressAutoHyphens/>
        <w:spacing w:after="200"/>
        <w:rPr>
          <w:b/>
          <w:i/>
        </w:rPr>
      </w:pPr>
      <w:r>
        <w:t>If either a short or open circuit occurs, the signal closing a power MOSFET switch is opened preventing voltage from reaching the motor controller throttle input. If there is an implausibility detected by a differential op-amp circuit fed into a window comparator, the same situation will occur as a short or open circuit where voltage to the motor controller throttle input is driven to zero.</w:t>
      </w:r>
    </w:p>
    <w:p w14:paraId="6A061BBA" w14:textId="77777777" w:rsidR="006A04F7" w:rsidRDefault="006A04F7" w:rsidP="00F847E6">
      <w:pPr>
        <w:pStyle w:val="Heading1"/>
      </w:pPr>
      <w:bookmarkStart w:id="249" w:name="_Toc442209118"/>
      <w:r>
        <w:lastRenderedPageBreak/>
        <w:t>Accumulator System</w:t>
      </w:r>
      <w:bookmarkEnd w:id="249"/>
    </w:p>
    <w:p w14:paraId="0762A363" w14:textId="77777777" w:rsidR="006A04F7" w:rsidRPr="00C1229B" w:rsidRDefault="006A04F7" w:rsidP="00C1229B">
      <w:commentRangeStart w:id="250"/>
      <w:r>
        <w:t>Person primarily responsible for this section:</w:t>
      </w:r>
      <w:commentRangeEnd w:id="250"/>
      <w:r w:rsidR="00BB7E05">
        <w:rPr>
          <w:rStyle w:val="CommentReference"/>
        </w:rPr>
        <w:commentReference w:id="250"/>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77777777" w:rsidR="006A04F7" w:rsidRPr="00451073" w:rsidRDefault="006A04F7" w:rsidP="00D35706">
            <w:pPr>
              <w:pStyle w:val="TableContents"/>
            </w:pP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77777777" w:rsidR="006A04F7" w:rsidRPr="00451073" w:rsidRDefault="006A04F7" w:rsidP="00D35706">
            <w:pPr>
              <w:pStyle w:val="TableContents"/>
            </w:pP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251" w:name="_Toc442209119"/>
      <w:r>
        <w:t>Accumulator</w:t>
      </w:r>
      <w:r>
        <w:rPr>
          <w:rFonts w:eastAsia="Arial" w:cs="Arial"/>
        </w:rPr>
        <w:t xml:space="preserve"> </w:t>
      </w:r>
      <w:r w:rsidR="005E5A66">
        <w:t>Pack</w:t>
      </w:r>
      <w:bookmarkEnd w:id="251"/>
    </w:p>
    <w:p w14:paraId="3EA8933F" w14:textId="77777777" w:rsidR="006A04F7" w:rsidRPr="00D52AC5" w:rsidRDefault="005E5A66" w:rsidP="00F36550">
      <w:pPr>
        <w:spacing w:after="0"/>
        <w:rPr>
          <w:i/>
        </w:rPr>
      </w:pPr>
      <w:r w:rsidRPr="00D52AC5">
        <w:rPr>
          <w:i/>
        </w:rPr>
        <w:t xml:space="preserve">Provide a </w:t>
      </w:r>
      <w:commentRangeStart w:id="252"/>
      <w:r w:rsidRPr="00D52AC5">
        <w:rPr>
          <w:i/>
        </w:rPr>
        <w:t xml:space="preserve">narrative design </w:t>
      </w:r>
      <w:commentRangeEnd w:id="252"/>
      <w:r w:rsidR="00025587">
        <w:rPr>
          <w:rStyle w:val="CommentReference"/>
        </w:rPr>
        <w:commentReference w:id="252"/>
      </w:r>
      <w:r w:rsidRPr="00D52AC5">
        <w:rPr>
          <w:i/>
        </w:rPr>
        <w:t>of the accumulator</w:t>
      </w:r>
      <w:r w:rsidR="003879B7" w:rsidRPr="00D52AC5">
        <w:rPr>
          <w:i/>
        </w:rPr>
        <w:t xml:space="preserve"> system and complete the following table.</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5F13CF">
            <w:pPr>
              <w:pStyle w:val="TableContents"/>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5F13CF">
            <w:pPr>
              <w:pStyle w:val="TableContents"/>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5F13CF">
            <w:pPr>
              <w:pStyle w:val="TableContents"/>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5F13CF">
            <w:pPr>
              <w:pStyle w:val="TableContents"/>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47C9CC02" w:rsidR="006A04F7" w:rsidRDefault="006F4F6E" w:rsidP="006F4F6E">
            <w:pPr>
              <w:pStyle w:val="TableContents"/>
            </w:pPr>
            <w:r>
              <w:rPr>
                <w:sz w:val="24"/>
              </w:rPr>
              <w:t xml:space="preserve">            </w:t>
            </w:r>
            <w:sdt>
              <w:sdtPr>
                <w:rPr>
                  <w:sz w:val="24"/>
                </w:rPr>
                <w:id w:val="-2024777595"/>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Commercial / </w:t>
            </w:r>
            <w:sdt>
              <w:sdtPr>
                <w:rPr>
                  <w:sz w:val="24"/>
                </w:rPr>
                <w:id w:val="925300075"/>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23A43754" w:rsidR="006A04F7" w:rsidRDefault="005E5A66" w:rsidP="00034976">
            <w:pPr>
              <w:pStyle w:val="TableContents"/>
            </w:pPr>
            <w:r>
              <w:t xml:space="preserve">                           </w:t>
            </w:r>
            <w:r w:rsidR="006A04F7">
              <w:t> </w:t>
            </w:r>
            <w:r w:rsidR="005F13CF">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8DED21E" w:rsidR="00D46BCC" w:rsidRDefault="00D46BCC" w:rsidP="006D673C">
            <w:pPr>
              <w:pStyle w:val="TableContents"/>
            </w:pPr>
            <w:r>
              <w:t xml:space="preserve">                            </w:t>
            </w:r>
            <w:r w:rsidR="005F13CF">
              <w:t>1.5</w:t>
            </w:r>
            <w:r>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209BACAD" w:rsidR="006A04F7" w:rsidRDefault="005E5A66" w:rsidP="005F13CF">
            <w:pPr>
              <w:pStyle w:val="TableContents"/>
            </w:pPr>
            <w:r>
              <w:t xml:space="preserve">                             </w:t>
            </w:r>
            <w:r w:rsidR="005F13CF">
              <w:t>4</w:t>
            </w:r>
          </w:p>
        </w:tc>
      </w:tr>
    </w:tbl>
    <w:p w14:paraId="725F1C59" w14:textId="77777777" w:rsidR="00803369" w:rsidRDefault="006A04F7" w:rsidP="00753253">
      <w:pPr>
        <w:pStyle w:val="Table"/>
      </w:pPr>
      <w:bookmarkStart w:id="253" w:name="_Toc442209166"/>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253"/>
    </w:p>
    <w:p w14:paraId="3DE481FA" w14:textId="77777777" w:rsidR="005F13CF" w:rsidRPr="00E93CB9" w:rsidRDefault="005F13CF" w:rsidP="005F13CF">
      <w:pPr>
        <w:spacing w:after="0" w:line="240" w:lineRule="auto"/>
        <w:rPr>
          <w:rFonts w:eastAsia="Times New Roman"/>
        </w:rPr>
      </w:pPr>
      <w:r w:rsidRPr="00E93CB9">
        <w:rPr>
          <w:rFonts w:eastAsia="Times New Roman"/>
          <w:color w:val="000000"/>
        </w:rPr>
        <w:t>Cp = (I^k)*t = (3^1.05)*0.5  =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Peukert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lastRenderedPageBreak/>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254" w:name="_Toc442209120"/>
      <w:r>
        <w:t>Cell</w:t>
      </w:r>
      <w:r>
        <w:rPr>
          <w:rFonts w:eastAsia="Arial" w:cs="Arial"/>
        </w:rPr>
        <w:t xml:space="preserve"> </w:t>
      </w:r>
      <w:r>
        <w:t>description</w:t>
      </w:r>
      <w:bookmarkEnd w:id="254"/>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r w:rsidRPr="00402EDB">
              <w:rPr>
                <w:lang w:val="fr-FR"/>
              </w:rPr>
              <w:t>Cell type (prismatic, cylindrical, pouch,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0FE7CEA0" w:rsidR="005F13CF" w:rsidRDefault="005F13CF" w:rsidP="005F13CF">
            <w:pPr>
              <w:pStyle w:val="TableContents"/>
              <w:spacing w:before="0"/>
            </w:pPr>
            <w:r w:rsidRPr="00E93CB9">
              <w:rPr>
                <w:rFonts w:eastAsia="Times New Roman"/>
                <w:color w:val="000000"/>
              </w:rPr>
              <w:t>LiFeMnPO4 in prismatic case</w:t>
            </w:r>
          </w:p>
        </w:tc>
      </w:tr>
    </w:tbl>
    <w:p w14:paraId="2C3847E4" w14:textId="77777777" w:rsidR="006A04F7" w:rsidRDefault="006A04F7" w:rsidP="00753253">
      <w:pPr>
        <w:pStyle w:val="Table"/>
      </w:pPr>
      <w:bookmarkStart w:id="255" w:name="_Toc442209167"/>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255"/>
    </w:p>
    <w:p w14:paraId="680D0626" w14:textId="77777777" w:rsidR="005F13CF" w:rsidRPr="00E93CB9" w:rsidRDefault="005F13CF" w:rsidP="005F13CF">
      <w:pPr>
        <w:spacing w:after="0" w:line="240" w:lineRule="auto"/>
        <w:rPr>
          <w:rFonts w:eastAsia="Times New Roman"/>
        </w:rPr>
      </w:pPr>
      <w:r w:rsidRPr="00E93CB9">
        <w:rPr>
          <w:rFonts w:eastAsia="Times New Roman"/>
          <w:color w:val="000000"/>
        </w:rPr>
        <w:t>Cp = (I^k)*t = (3^1.05)*0.5  =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256" w:name="_Toc442209121"/>
      <w:r>
        <w:t>Cell</w:t>
      </w:r>
      <w:r>
        <w:rPr>
          <w:rFonts w:eastAsia="Arial" w:cs="Arial"/>
        </w:rPr>
        <w:t xml:space="preserve"> </w:t>
      </w:r>
      <w:r>
        <w:t>configuration</w:t>
      </w:r>
      <w:bookmarkEnd w:id="256"/>
    </w:p>
    <w:p w14:paraId="4FCBF5C2" w14:textId="77777777" w:rsidR="005F13CF" w:rsidRPr="00E93CB9" w:rsidRDefault="005F13CF" w:rsidP="005F13CF">
      <w:pPr>
        <w:spacing w:after="0" w:line="240" w:lineRule="auto"/>
        <w:rPr>
          <w:rFonts w:eastAsia="Times New Roman"/>
        </w:rPr>
      </w:pPr>
      <w:r w:rsidRPr="00E93CB9">
        <w:rPr>
          <w:rFonts w:eastAsia="Times New Roman"/>
          <w:noProof/>
          <w:color w:val="000000"/>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MS Gothic"/>
            <w14:uncheckedState w14:val="2610" w14:font="MS Gothic"/>
          </w14:checkbox>
        </w:sdtPr>
        <w:sdtEnd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Yes,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257" w:name="_Toc442209122"/>
      <w:r>
        <w:t>Segment Maintenance Disconnect</w:t>
      </w:r>
      <w:bookmarkEnd w:id="257"/>
    </w:p>
    <w:p w14:paraId="6E258BEB" w14:textId="77777777" w:rsidR="00803369" w:rsidRPr="00402EDB" w:rsidRDefault="00803369" w:rsidP="00F36550">
      <w:pPr>
        <w:spacing w:after="0"/>
        <w:rPr>
          <w:i/>
          <w:lang w:val="fr-FR"/>
        </w:rPr>
      </w:pPr>
      <w:r w:rsidRPr="00402EDB">
        <w:rPr>
          <w:i/>
          <w:lang w:val="fr-FR"/>
        </w:rPr>
        <w:t>Describe</w:t>
      </w:r>
      <w:r w:rsidRPr="00402EDB">
        <w:rPr>
          <w:rFonts w:eastAsia="Arial"/>
          <w:i/>
          <w:lang w:val="fr-FR"/>
        </w:rPr>
        <w:t xml:space="preserve"> </w:t>
      </w:r>
      <w:r w:rsidRPr="00402EDB">
        <w:rPr>
          <w:i/>
          <w:lang w:val="fr-FR"/>
        </w:rPr>
        <w:t>segment maintenance disconnect</w:t>
      </w:r>
      <w:r w:rsidR="00623E4B" w:rsidRPr="00402EDB">
        <w:rPr>
          <w:i/>
          <w:lang w:val="fr-FR"/>
        </w:rPr>
        <w:t xml:space="preserve"> (SMD)</w:t>
      </w:r>
      <w:r w:rsidR="00A6226C" w:rsidRPr="00402EDB">
        <w:rPr>
          <w:i/>
          <w:lang w:val="fr-FR"/>
        </w:rPr>
        <w:t xml:space="preserve"> device</w:t>
      </w:r>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r w:rsidRPr="00E93CB9">
              <w:rPr>
                <w:rFonts w:eastAsia="Times New Roman"/>
                <w:color w:val="000000"/>
              </w:rPr>
              <w:t>Gigavac,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258" w:name="_Toc442209168"/>
      <w:r>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258"/>
    </w:p>
    <w:p w14:paraId="1FF04220" w14:textId="77777777" w:rsidR="006A04F7" w:rsidRDefault="006A04F7" w:rsidP="00F36550">
      <w:pPr>
        <w:pStyle w:val="Heading2"/>
        <w:spacing w:after="0"/>
      </w:pPr>
      <w:bookmarkStart w:id="259" w:name="_Toc442209123"/>
      <w:r>
        <w:t>Lithium-Ion Pouch Cells</w:t>
      </w:r>
      <w:bookmarkEnd w:id="259"/>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lastRenderedPageBreak/>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260" w:name="_Toc442209124"/>
      <w:r>
        <w:t>Cell</w:t>
      </w:r>
      <w:r>
        <w:rPr>
          <w:rFonts w:eastAsia="Arial" w:cs="Arial"/>
        </w:rPr>
        <w:t xml:space="preserve"> </w:t>
      </w:r>
      <w:r>
        <w:t>temperature</w:t>
      </w:r>
      <w:r>
        <w:rPr>
          <w:rFonts w:eastAsia="Arial" w:cs="Arial"/>
        </w:rPr>
        <w:t xml:space="preserve"> </w:t>
      </w:r>
      <w:r>
        <w:t>monitoring</w:t>
      </w:r>
      <w:bookmarkEnd w:id="260"/>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Each cell within each accumulator segment is monitored by an AMS board. Each AMS board contains a linear active thermistor (MCP9700, Microchip) that measures the temperature of each cell. The AMS boards communicate this information via I2C to the PacMAN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261" w:name="_Toc442209169"/>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261"/>
    </w:p>
    <w:p w14:paraId="166F5992" w14:textId="77777777" w:rsidR="006A04F7" w:rsidRDefault="006A04F7" w:rsidP="00933B4C">
      <w:pPr>
        <w:pStyle w:val="Heading2"/>
      </w:pPr>
      <w:bookmarkStart w:id="262" w:name="_Toc442209125"/>
      <w:r>
        <w:t>Accumulator</w:t>
      </w:r>
      <w:r>
        <w:rPr>
          <w:rFonts w:eastAsia="Arial" w:cs="Arial"/>
        </w:rPr>
        <w:t xml:space="preserve"> </w:t>
      </w:r>
      <w:r>
        <w:t>Isolation</w:t>
      </w:r>
      <w:r>
        <w:rPr>
          <w:rFonts w:eastAsia="Arial" w:cs="Arial"/>
        </w:rPr>
        <w:t xml:space="preserve"> </w:t>
      </w:r>
      <w:r>
        <w:t>Relays (AIR)</w:t>
      </w:r>
      <w:bookmarkEnd w:id="262"/>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r>
              <w:t>Gigavac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263" w:name="_Toc442209170"/>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263"/>
    </w:p>
    <w:p w14:paraId="56F97B77" w14:textId="77777777" w:rsidR="006A04F7" w:rsidRDefault="006A04F7" w:rsidP="00F36550">
      <w:pPr>
        <w:pStyle w:val="Heading2"/>
        <w:spacing w:after="0"/>
      </w:pPr>
      <w:bookmarkStart w:id="264" w:name="_Toc442209126"/>
      <w:r>
        <w:lastRenderedPageBreak/>
        <w:t>Accumulator</w:t>
      </w:r>
      <w:r>
        <w:rPr>
          <w:rFonts w:eastAsia="Arial" w:cs="Arial"/>
        </w:rPr>
        <w:t xml:space="preserve"> </w:t>
      </w:r>
      <w:r>
        <w:t>Management</w:t>
      </w:r>
      <w:r>
        <w:rPr>
          <w:rFonts w:eastAsia="Arial" w:cs="Arial"/>
        </w:rPr>
        <w:t xml:space="preserve"> </w:t>
      </w:r>
      <w:r>
        <w:t>System (AMS)</w:t>
      </w:r>
      <w:bookmarkEnd w:id="264"/>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The AMS within each accumulator consists of one PacMAN board and seven AMS boards. The PacMAN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PacMAN via I2C. If the PacMAN detects a fault, defined as cell temperature exceeding 60°C, cell voltage exceeding 4 V, accumulator segment voltage exceeds 26 V, or an AMS board is unresponsive, the PacMAN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r w:rsidRPr="00E93CB9">
        <w:rPr>
          <w:rFonts w:eastAsia="Times New Roman"/>
          <w:color w:val="000000"/>
        </w:rPr>
        <w:t>PacMAN also keeps track of accumulator state, state of charge, and the state of the safety loop relay on PacMAN.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PacMAN,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PacMan computer closes allowing access to the positive and negative terminal of the accumulator. These connections are fused at the terminals with 25A blade fuses. Current flowing through the charge relay also flows through a 1 mOhm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While charging, the voltage of each cell is monitored by the AMS boards, and communicated to PacMAN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3C025F0B" w14:textId="561EDF63" w:rsidR="006A04F7" w:rsidRPr="00D52AC5" w:rsidRDefault="006A04F7"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265" w:name="_Toc442209171"/>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265"/>
    </w:p>
    <w:p w14:paraId="7D7D4F7B" w14:textId="77777777" w:rsidR="006A04F7" w:rsidRDefault="006A04F7" w:rsidP="00F36550">
      <w:pPr>
        <w:pStyle w:val="Heading2"/>
        <w:spacing w:after="0"/>
      </w:pPr>
      <w:bookmarkStart w:id="266" w:name="_Toc442209127"/>
      <w:r>
        <w:lastRenderedPageBreak/>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266"/>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thevenin voltage of 23.6 V with 14 mOhm thevenin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t>Through a motor and controller characterization, the maximum RPM is 4500 RPM with a maximum possible torque of 92 ft-lbs. The maximum efficiency motor speed in the fully integrated car is 2500 RPM with steady state torque estimate of 15 ft-lbs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 ​between the measured and expected values for state of charge. </w:t>
      </w:r>
    </w:p>
    <w:p w14:paraId="65BE8D11" w14:textId="0C7F2034" w:rsidR="0022455C" w:rsidRDefault="0022455C" w:rsidP="00F36550">
      <w:pPr>
        <w:spacing w:after="0"/>
        <w:rPr>
          <w:i/>
        </w:rPr>
      </w:pPr>
      <w:r w:rsidRPr="00E93CB9">
        <w:rPr>
          <w:rFonts w:eastAsia="Times New Roman"/>
          <w:noProof/>
          <w:color w:val="000000"/>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7EFABC0" w14:textId="77777777" w:rsidR="009F46B2" w:rsidRDefault="009F46B2" w:rsidP="00F36550">
      <w:pPr>
        <w:pStyle w:val="Heading2"/>
        <w:spacing w:after="0"/>
      </w:pPr>
      <w:bookmarkStart w:id="267" w:name="_Toc442209128"/>
      <w:r>
        <w:t>Accumulator</w:t>
      </w:r>
      <w:r>
        <w:rPr>
          <w:rFonts w:eastAsia="Arial" w:cs="Arial"/>
        </w:rPr>
        <w:t xml:space="preserve"> </w:t>
      </w:r>
      <w:r>
        <w:t>indicator</w:t>
      </w:r>
      <w:bookmarkEnd w:id="267"/>
    </w:p>
    <w:p w14:paraId="4C09C6C3" w14:textId="77777777" w:rsidR="0022455C" w:rsidRPr="00E93CB9" w:rsidRDefault="0022455C" w:rsidP="0022455C">
      <w:pPr>
        <w:spacing w:after="0" w:line="240" w:lineRule="auto"/>
        <w:rPr>
          <w:rFonts w:eastAsia="Times New Roman"/>
        </w:rPr>
      </w:pPr>
      <w:bookmarkStart w:id="268" w:name="_Toc442209129"/>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w:t>
      </w:r>
      <w:r w:rsidRPr="00E93CB9">
        <w:rPr>
          <w:rFonts w:eastAsia="Times New Roman"/>
          <w:color w:val="000000"/>
        </w:rPr>
        <w:lastRenderedPageBreak/>
        <w:t xml:space="preserve">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PacMAN board, the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 </w:t>
      </w:r>
    </w:p>
    <w:p w14:paraId="1E284626" w14:textId="0A17F095" w:rsidR="0022455C" w:rsidRPr="00E93CB9" w:rsidRDefault="0022455C" w:rsidP="0022455C">
      <w:pPr>
        <w:spacing w:after="0" w:line="240" w:lineRule="auto"/>
        <w:rPr>
          <w:rFonts w:eastAsia="Times New Roman"/>
        </w:rPr>
      </w:pPr>
      <w:r w:rsidRPr="00E93CB9">
        <w:rPr>
          <w:rFonts w:eastAsia="Times New Roman"/>
          <w:noProof/>
          <w:color w:val="000000"/>
        </w:rPr>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4DB4DA10" w14:textId="77777777" w:rsidR="006A04F7" w:rsidRDefault="006A04F7" w:rsidP="00F36550">
      <w:pPr>
        <w:pStyle w:val="Heading2"/>
        <w:spacing w:after="0"/>
      </w:pPr>
      <w:r>
        <w:t>Charging</w:t>
      </w:r>
      <w:bookmarkEnd w:id="268"/>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This design utilizes coulomb counting, integrating the current flowing through the current sensing resistor to determine the increase in state of charge due to charging as well as the decrease in state of charge due to low current output and the operation of the PacMan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To monitor current flowing through the high current output, a Ametes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While charging, the voltage of each cell is monitored by the AMS boards, and communicated to PacMAN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w:t>
      </w:r>
      <w:r w:rsidRPr="00E93CB9">
        <w:rPr>
          <w:rFonts w:eastAsia="Times New Roman"/>
          <w:color w:val="000000"/>
        </w:rPr>
        <w:lastRenderedPageBreak/>
        <w:t>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t>Charger Manufacturer and model:</w:t>
            </w:r>
          </w:p>
        </w:tc>
        <w:tc>
          <w:tcPr>
            <w:tcW w:w="4002" w:type="dxa"/>
            <w:shd w:val="clear" w:color="auto" w:fill="auto"/>
            <w:vAlign w:val="center"/>
          </w:tcPr>
          <w:p w14:paraId="1D36B6F7" w14:textId="3FED7E33" w:rsidR="006A04F7" w:rsidRDefault="00552B78" w:rsidP="00034976">
            <w:pPr>
              <w:pStyle w:val="TableContents"/>
            </w:pPr>
            <w:r>
              <w:t>MPJA 9604PS</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t>Maximum charging power:</w:t>
            </w:r>
          </w:p>
        </w:tc>
        <w:tc>
          <w:tcPr>
            <w:tcW w:w="4002" w:type="dxa"/>
            <w:shd w:val="clear" w:color="auto" w:fill="auto"/>
            <w:vAlign w:val="center"/>
          </w:tcPr>
          <w:p w14:paraId="6F5082F3" w14:textId="765898DE" w:rsidR="006A04F7" w:rsidRDefault="00552B78" w:rsidP="00034976">
            <w:pPr>
              <w:pStyle w:val="TableContents"/>
            </w:pPr>
            <w:r>
              <w:t xml:space="preserve">0.3 </w:t>
            </w:r>
            <w:r w:rsidR="006A04F7">
              <w:t>kW</w:t>
            </w:r>
          </w:p>
        </w:tc>
      </w:tr>
      <w:tr w:rsidR="00CC1991" w14:paraId="20F2C6CA" w14:textId="77777777" w:rsidTr="00D959BD">
        <w:tc>
          <w:tcPr>
            <w:tcW w:w="5070" w:type="dxa"/>
            <w:shd w:val="clear" w:color="auto" w:fill="auto"/>
            <w:vAlign w:val="center"/>
          </w:tcPr>
          <w:p w14:paraId="2546DCB6" w14:textId="77777777" w:rsidR="00CC1991" w:rsidRDefault="00C8541C" w:rsidP="00CC1991">
            <w:pPr>
              <w:pStyle w:val="TableContents"/>
            </w:pPr>
            <w:r>
              <w:t>Isolation</w:t>
            </w:r>
          </w:p>
        </w:tc>
        <w:tc>
          <w:tcPr>
            <w:tcW w:w="4002" w:type="dxa"/>
            <w:shd w:val="clear" w:color="auto" w:fill="auto"/>
            <w:vAlign w:val="center"/>
          </w:tcPr>
          <w:p w14:paraId="2A8DE765" w14:textId="46144517" w:rsidR="00CC1991" w:rsidRDefault="00C8541C" w:rsidP="00FB6611">
            <w:pPr>
              <w:pStyle w:val="TableContents"/>
            </w:pPr>
            <w:r>
              <w:rPr>
                <w:sz w:val="24"/>
              </w:rPr>
              <w:t xml:space="preserve">            </w:t>
            </w:r>
            <w:sdt>
              <w:sdtPr>
                <w:rPr>
                  <w:sz w:val="24"/>
                </w:rPr>
                <w:id w:val="1095373174"/>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347454990"/>
                <w14:checkbox>
                  <w14:checked w14:val="1"/>
                  <w14:checkedState w14:val="2612" w14:font="MS Gothic"/>
                  <w14:uncheckedState w14:val="2610" w14:font="MS Gothic"/>
                </w14:checkbox>
              </w:sdtPr>
              <w:sdtEndPr/>
              <w:sdtContent>
                <w:r w:rsidR="00552B78">
                  <w:rPr>
                    <w:rFonts w:ascii="MS Gothic" w:eastAsia="MS Gothic" w:hAnsi="MS Gothic" w:hint="eastAsia"/>
                    <w:sz w:val="24"/>
                  </w:rPr>
                  <w:t>☒</w:t>
                </w:r>
              </w:sdtContent>
            </w:sdt>
            <w:r>
              <w:rPr>
                <w:sz w:val="24"/>
              </w:rPr>
              <w:t xml:space="preserve"> No</w:t>
            </w:r>
          </w:p>
        </w:tc>
      </w:tr>
      <w:tr w:rsidR="006A04F7" w14:paraId="53A118A6" w14:textId="77777777" w:rsidTr="00D959BD">
        <w:tc>
          <w:tcPr>
            <w:tcW w:w="5070" w:type="dxa"/>
            <w:shd w:val="clear" w:color="auto" w:fill="auto"/>
            <w:vAlign w:val="center"/>
          </w:tcPr>
          <w:p w14:paraId="1CC0F699" w14:textId="77777777" w:rsidR="006A04F7" w:rsidRDefault="00D959BD" w:rsidP="00D959BD">
            <w:pPr>
              <w:pStyle w:val="TableContents"/>
            </w:pPr>
            <w:r>
              <w:t xml:space="preserve">UL </w:t>
            </w:r>
            <w:r w:rsidR="006A04F7">
              <w:t>Certification</w:t>
            </w:r>
            <w:r w:rsidR="00CC1991">
              <w:t xml:space="preserve"> (</w:t>
            </w:r>
            <w:r>
              <w:t>If “no”, fill in the line below)</w:t>
            </w:r>
          </w:p>
        </w:tc>
        <w:tc>
          <w:tcPr>
            <w:tcW w:w="4002" w:type="dxa"/>
            <w:shd w:val="clear" w:color="auto" w:fill="auto"/>
            <w:vAlign w:val="center"/>
          </w:tcPr>
          <w:p w14:paraId="31C0FC70" w14:textId="1D70A346" w:rsidR="006A04F7" w:rsidRDefault="00C8541C" w:rsidP="00034976">
            <w:pPr>
              <w:pStyle w:val="TableContents"/>
            </w:pPr>
            <w:r>
              <w:rPr>
                <w:sz w:val="24"/>
              </w:rPr>
              <w:t xml:space="preserve">            </w:t>
            </w:r>
            <w:sdt>
              <w:sdtPr>
                <w:rPr>
                  <w:sz w:val="24"/>
                </w:rPr>
                <w:id w:val="449135664"/>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807974226"/>
                <w14:checkbox>
                  <w14:checked w14:val="1"/>
                  <w14:checkedState w14:val="2612" w14:font="MS Gothic"/>
                  <w14:uncheckedState w14:val="2610" w14:font="MS Gothic"/>
                </w14:checkbox>
              </w:sdtPr>
              <w:sdtEndPr/>
              <w:sdtContent>
                <w:r w:rsidR="00552B78">
                  <w:rPr>
                    <w:rFonts w:ascii="MS Gothic" w:eastAsia="MS Gothic" w:hAnsi="MS Gothic" w:hint="eastAsia"/>
                    <w:sz w:val="24"/>
                  </w:rPr>
                  <w:t>☒</w:t>
                </w:r>
              </w:sdtContent>
            </w:sdt>
            <w:r>
              <w:rPr>
                <w:sz w:val="24"/>
              </w:rPr>
              <w:t xml:space="preserve"> No</w:t>
            </w:r>
          </w:p>
        </w:tc>
      </w:tr>
      <w:tr w:rsidR="006A04F7" w14:paraId="4EE62107" w14:textId="77777777" w:rsidTr="00D959BD">
        <w:tc>
          <w:tcPr>
            <w:tcW w:w="5070" w:type="dxa"/>
            <w:shd w:val="clear" w:color="auto" w:fill="auto"/>
            <w:vAlign w:val="center"/>
          </w:tcPr>
          <w:p w14:paraId="663B687A" w14:textId="77777777" w:rsidR="006A04F7" w:rsidRDefault="00D959BD" w:rsidP="00034976">
            <w:pPr>
              <w:pStyle w:val="TableContents"/>
            </w:pPr>
            <w:commentRangeStart w:id="269"/>
            <w:commentRangeStart w:id="270"/>
            <w:r>
              <w:t>Do you have a waiver from the FH rules committee?</w:t>
            </w:r>
          </w:p>
        </w:tc>
        <w:tc>
          <w:tcPr>
            <w:tcW w:w="4002" w:type="dxa"/>
            <w:shd w:val="clear" w:color="auto" w:fill="auto"/>
            <w:vAlign w:val="center"/>
          </w:tcPr>
          <w:p w14:paraId="1023F7CD" w14:textId="3E4E8748" w:rsidR="006A04F7" w:rsidRDefault="00C8541C" w:rsidP="00D959BD">
            <w:pPr>
              <w:pStyle w:val="TableContents"/>
            </w:pPr>
            <w:r>
              <w:rPr>
                <w:sz w:val="24"/>
              </w:rPr>
              <w:t xml:space="preserve">            </w:t>
            </w:r>
            <w:sdt>
              <w:sdtPr>
                <w:rPr>
                  <w:sz w:val="24"/>
                </w:rPr>
                <w:id w:val="-1387331459"/>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90955703"/>
                <w14:checkbox>
                  <w14:checked w14:val="1"/>
                  <w14:checkedState w14:val="2612" w14:font="MS Gothic"/>
                  <w14:uncheckedState w14:val="2610" w14:font="MS Gothic"/>
                </w14:checkbox>
              </w:sdtPr>
              <w:sdtEndPr/>
              <w:sdtContent>
                <w:r w:rsidR="00552B78">
                  <w:rPr>
                    <w:rFonts w:ascii="MS Gothic" w:eastAsia="MS Gothic" w:hAnsi="MS Gothic" w:hint="eastAsia"/>
                    <w:sz w:val="24"/>
                  </w:rPr>
                  <w:t>☒</w:t>
                </w:r>
              </w:sdtContent>
            </w:sdt>
            <w:r>
              <w:rPr>
                <w:sz w:val="24"/>
              </w:rPr>
              <w:t xml:space="preserve"> No</w:t>
            </w:r>
            <w:commentRangeEnd w:id="269"/>
            <w:r w:rsidR="00533331">
              <w:rPr>
                <w:rStyle w:val="CommentReference"/>
              </w:rPr>
              <w:commentReference w:id="269"/>
            </w:r>
            <w:r w:rsidR="001E6AF0">
              <w:rPr>
                <w:rStyle w:val="CommentReference"/>
              </w:rPr>
              <w:commentReference w:id="270"/>
            </w:r>
          </w:p>
        </w:tc>
      </w:tr>
      <w:commentRangeEnd w:id="270"/>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35EDD430" w:rsidR="006A04F7" w:rsidRDefault="00552B78" w:rsidP="00034976">
            <w:pPr>
              <w:pStyle w:val="TableContents"/>
            </w:pPr>
            <w:r>
              <w:t xml:space="preserve">10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etc)</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425B1C0B" w:rsidR="006A04F7" w:rsidRDefault="00552B78" w:rsidP="00552B78">
            <w:pPr>
              <w:pStyle w:val="TableContents"/>
            </w:pPr>
            <w:r>
              <w:t>110</w:t>
            </w:r>
            <w:r w:rsidR="006A04F7">
              <w:t> VAC single phase</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12CF97E5" w:rsidR="006A04F7" w:rsidRDefault="00552B78" w:rsidP="00034976">
            <w:pPr>
              <w:pStyle w:val="TableContents"/>
            </w:pPr>
            <w:r>
              <w:t>Not on data sheet</w:t>
            </w:r>
          </w:p>
        </w:tc>
      </w:tr>
    </w:tbl>
    <w:p w14:paraId="36EA8B34" w14:textId="77777777" w:rsidR="006A04F7" w:rsidRDefault="006A04F7" w:rsidP="00753253">
      <w:pPr>
        <w:pStyle w:val="Table"/>
      </w:pPr>
      <w:bookmarkStart w:id="271" w:name="_Toc442209172"/>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271"/>
    </w:p>
    <w:p w14:paraId="5EEB2274" w14:textId="77777777" w:rsidR="006A04F7" w:rsidRDefault="006A04F7" w:rsidP="00F36550">
      <w:pPr>
        <w:pStyle w:val="Heading2"/>
        <w:spacing w:after="0"/>
      </w:pPr>
      <w:bookmarkStart w:id="272" w:name="_Toc442209130"/>
      <w:r>
        <w:t>Accumulator Container/Housing</w:t>
      </w:r>
      <w:bookmarkEnd w:id="272"/>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lastRenderedPageBreak/>
        <w:t>1/16” steel sheet/plate will fulfill the requirements above</w:t>
      </w:r>
    </w:p>
    <w:p w14:paraId="52392F08" w14:textId="77777777" w:rsidR="00552B78" w:rsidRDefault="00552B78" w:rsidP="00552B78"/>
    <w:p w14:paraId="3318B1D4" w14:textId="556AF093" w:rsidR="00552B78" w:rsidRPr="00552B78" w:rsidRDefault="00552B78" w:rsidP="00552B78">
      <w:r w:rsidRPr="00E93CB9">
        <w:rPr>
          <w:rFonts w:eastAsia="Times New Roman"/>
          <w:noProof/>
          <w:color w:val="000000"/>
        </w:rPr>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bookmarkEnd w:id="146"/>
    <w:p w14:paraId="7F8A99D5" w14:textId="7F88B0B5" w:rsidR="00CC1991" w:rsidRDefault="00552B78" w:rsidP="00CC1991">
      <w:r w:rsidRPr="00E93CB9">
        <w:rPr>
          <w:rFonts w:eastAsia="Times New Roman"/>
          <w:noProof/>
          <w:color w:val="000000"/>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33C7DD0" w14:textId="5DA475EB" w:rsidR="003F3EC9" w:rsidRPr="00AF5648" w:rsidRDefault="00552B78" w:rsidP="00933B4C">
      <w:pPr>
        <w:rPr>
          <w:rFonts w:eastAsia="Times New Roman" w:cs="Times New Roman"/>
          <w:b/>
          <w:bCs/>
          <w:sz w:val="28"/>
          <w:szCs w:val="28"/>
        </w:rPr>
        <w:sectPr w:rsidR="003F3EC9" w:rsidRPr="00AF5648" w:rsidSect="00567DF0">
          <w:headerReference w:type="even" r:id="rId59"/>
          <w:footerReference w:type="even" r:id="rId60"/>
          <w:headerReference w:type="first" r:id="rId61"/>
          <w:footerReference w:type="first" r:id="rId62"/>
          <w:type w:val="continuous"/>
          <w:pgSz w:w="12240" w:h="15840" w:code="1"/>
          <w:pgMar w:top="1296" w:right="1296" w:bottom="1008" w:left="1296" w:header="708" w:footer="708" w:gutter="0"/>
          <w:cols w:space="720"/>
          <w:docGrid w:linePitch="360"/>
        </w:sectPr>
      </w:pPr>
      <w:r w:rsidRPr="00E93CB9">
        <w:rPr>
          <w:rFonts w:eastAsia="Times New Roman"/>
          <w:noProof/>
          <w:color w:val="000000"/>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B34ABC" w14:textId="77777777" w:rsidR="00D0591D" w:rsidRPr="00C1229B" w:rsidRDefault="00D0591D" w:rsidP="00F847E6">
      <w:pPr>
        <w:pStyle w:val="Heading1"/>
      </w:pPr>
      <w:bookmarkStart w:id="273" w:name="_Toc442209131"/>
      <w:r>
        <w:lastRenderedPageBreak/>
        <w:t>Safety Controls and Indicators</w:t>
      </w:r>
      <w:bookmarkEnd w:id="273"/>
    </w:p>
    <w:p w14:paraId="7346F4A6" w14:textId="77777777" w:rsidR="00D0591D" w:rsidRDefault="00D0591D" w:rsidP="00F36550">
      <w:pPr>
        <w:pStyle w:val="Heading2"/>
        <w:spacing w:after="0"/>
      </w:pPr>
      <w:bookmarkStart w:id="274" w:name="_Toc442209132"/>
      <w:r>
        <w:t>Shutdown</w:t>
      </w:r>
      <w:r>
        <w:rPr>
          <w:rFonts w:eastAsia="Arial" w:cs="Arial"/>
        </w:rPr>
        <w:t xml:space="preserve"> </w:t>
      </w:r>
      <w:r>
        <w:t>Circuit</w:t>
      </w:r>
      <w:bookmarkEnd w:id="274"/>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275" w:name="_Toc442209148"/>
      <w:r>
        <w:t xml:space="preserve">Figure </w:t>
      </w:r>
      <w:r>
        <w:fldChar w:fldCharType="begin"/>
      </w:r>
      <w:r>
        <w:instrText xml:space="preserve"> SEQ Figure \* ARABIC </w:instrText>
      </w:r>
      <w:r>
        <w:fldChar w:fldCharType="separate"/>
      </w:r>
      <w:ins w:id="276" w:author="Windows User" w:date="2017-02-20T17:49:00Z">
        <w:r w:rsidR="001E0D98">
          <w:t>8</w:t>
        </w:r>
      </w:ins>
      <w:del w:id="277" w:author="Windows User" w:date="2017-02-20T17:49:00Z">
        <w:r w:rsidR="002804C7" w:rsidDel="001E0D98">
          <w:delText>7</w:delText>
        </w:r>
      </w:del>
      <w:r>
        <w:fldChar w:fldCharType="end"/>
      </w:r>
      <w:r>
        <w:t xml:space="preserve"> – Safety Shutdown Circuit Schematic</w:t>
      </w:r>
      <w:bookmarkEnd w:id="275"/>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overtravel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commentRangeStart w:id="278"/>
            <w:r w:rsidRPr="00652C55">
              <w:rPr>
                <w:b/>
              </w:rPr>
              <w:t>Function</w:t>
            </w:r>
            <w:r w:rsidR="00CC1991" w:rsidRPr="00652C55">
              <w:rPr>
                <w:b/>
              </w:rPr>
              <w:t xml:space="preserve"> </w:t>
            </w:r>
            <w:commentRangeEnd w:id="278"/>
            <w:r w:rsidR="00906CC7">
              <w:rPr>
                <w:rStyle w:val="CommentReference"/>
                <w:bCs w:val="0"/>
                <w:color w:val="auto"/>
              </w:rPr>
              <w:commentReference w:id="278"/>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521B7B4E" w:rsidR="00AD3D6E" w:rsidRPr="002F736A" w:rsidRDefault="00AD3D6E" w:rsidP="00CE4183">
            <w:pPr>
              <w:pStyle w:val="TableContents"/>
            </w:pPr>
            <w:r w:rsidRPr="002F736A">
              <w:t xml:space="preserve">Main Switch (for control and tractive-system; </w:t>
            </w:r>
            <w:commentRangeStart w:id="279"/>
            <w:commentRangeStart w:id="280"/>
            <w:r w:rsidRPr="002F736A">
              <w:t>CSMS</w:t>
            </w:r>
            <w:commentRangeEnd w:id="279"/>
            <w:r w:rsidR="00906CC7">
              <w:rPr>
                <w:rStyle w:val="CommentReference"/>
              </w:rPr>
              <w:commentReference w:id="279"/>
            </w:r>
            <w:commentRangeEnd w:id="280"/>
            <w:r w:rsidR="00216252">
              <w:rPr>
                <w:rStyle w:val="CommentReference"/>
              </w:rPr>
              <w:commentReference w:id="280"/>
            </w:r>
            <w:r w:rsidRPr="002F736A">
              <w:t>,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03562FAA" w:rsidR="00AD3D6E" w:rsidRDefault="00AD3D6E" w:rsidP="00CE4183">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037D13BD" w:rsidR="00AD3D6E" w:rsidRDefault="00EC48C3" w:rsidP="00CE4183">
            <w:pPr>
              <w:pStyle w:val="TableContents"/>
            </w:pPr>
            <w:r>
              <w:t>Push pull switch that will be pressed when the brake lines do not create enough pressure to stop the pedal. This will stop voltage from reaching the motor controller throttle input. 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4F13DAAF" w:rsidR="00AD3D6E" w:rsidRDefault="00783FE4" w:rsidP="00FB6611">
            <w:pPr>
              <w:pStyle w:val="TableContents"/>
            </w:pPr>
            <w:commentRangeStart w:id="281"/>
            <w:r>
              <w:t xml:space="preserve">Bender ISOMETER IR155-3203. Operating with normal specs stated on the datasheet. </w:t>
            </w:r>
            <w:r>
              <w:lastRenderedPageBreak/>
              <w:t>OK</w:t>
            </w:r>
            <w:r>
              <w:rPr>
                <w:vertAlign w:val="subscript"/>
              </w:rPr>
              <w:t>HS</w:t>
            </w:r>
            <w:r>
              <w:t xml:space="preserve"> will be used for monitoring ground faults. Normally outputs digital HIGH.</w:t>
            </w:r>
            <w:commentRangeEnd w:id="281"/>
            <w:r w:rsidR="0006521C">
              <w:rPr>
                <w:rStyle w:val="CommentReference"/>
              </w:rPr>
              <w:commentReference w:id="281"/>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lastRenderedPageBreak/>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r>
              <w:t>Scada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2B3F83F2" w:rsidR="00AD3D6E" w:rsidRDefault="0060209C" w:rsidP="00CE4183">
            <w:pPr>
              <w:pStyle w:val="TableContents"/>
            </w:pPr>
            <w:r>
              <w:t>None</w:t>
            </w:r>
          </w:p>
        </w:tc>
      </w:tr>
    </w:tbl>
    <w:p w14:paraId="0F6E8AA3" w14:textId="77777777" w:rsidR="00D0591D" w:rsidRDefault="00D0591D" w:rsidP="00753253">
      <w:pPr>
        <w:pStyle w:val="Table"/>
      </w:pPr>
      <w:bookmarkStart w:id="282" w:name="_Toc442209173"/>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282"/>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Each accumulator container houses one AIR between the HV positive input terminal of each container and the Mersen/Ferraz Shawmut A3T200 fuse, which then connects to the positive terminal of the first cell in the accumulator segment. Thus, simply, the AIR is in series with the HV input, fuse, and first cell. This AIR in each accumulator container is then connected to the PacMAN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If the PacMAN detects a fault, defined as cell temperature exceeding 60°C, cell voltage exceeding 4 V, accumulator segment voltage exceeds 26 V, or an AMS board is unresponsive, the PacMAN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283" w:name="_Toc442209174"/>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283"/>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commentRangeStart w:id="284"/>
      <w:r>
        <w:rPr>
          <w:rFonts w:eastAsia="Arial"/>
          <w:noProof/>
        </w:rPr>
        <w:lastRenderedPageBreak/>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284"/>
      <w:r w:rsidR="00FD6195">
        <w:rPr>
          <w:rStyle w:val="CommentReference"/>
        </w:rPr>
        <w:commentReference w:id="284"/>
      </w:r>
    </w:p>
    <w:p w14:paraId="029E9200" w14:textId="77777777" w:rsidR="005E68E7" w:rsidRDefault="005E68E7" w:rsidP="005E68E7">
      <w:pPr>
        <w:pStyle w:val="Caption"/>
      </w:pPr>
      <w:bookmarkStart w:id="285" w:name="_Toc442209149"/>
      <w:r>
        <w:t xml:space="preserve">Figure </w:t>
      </w:r>
      <w:r>
        <w:fldChar w:fldCharType="begin"/>
      </w:r>
      <w:r>
        <w:instrText xml:space="preserve"> SEQ Figure \* ARABIC </w:instrText>
      </w:r>
      <w:r>
        <w:fldChar w:fldCharType="separate"/>
      </w:r>
      <w:ins w:id="286" w:author="Windows User" w:date="2017-02-20T17:49:00Z">
        <w:r w:rsidR="001E0D98">
          <w:t>9</w:t>
        </w:r>
      </w:ins>
      <w:del w:id="287" w:author="Windows User" w:date="2017-02-20T17:49:00Z">
        <w:r w:rsidR="002804C7" w:rsidDel="001E0D98">
          <w:delText>8</w:delText>
        </w:r>
      </w:del>
      <w:r>
        <w:fldChar w:fldCharType="end"/>
      </w:r>
      <w:r>
        <w:t xml:space="preserve"> – Location of Shutdown Circuit </w:t>
      </w:r>
      <w:r w:rsidR="00652C55">
        <w:t>Components</w:t>
      </w:r>
      <w:bookmarkEnd w:id="285"/>
    </w:p>
    <w:p w14:paraId="1853CA4B" w14:textId="77777777" w:rsidR="00D0591D" w:rsidRDefault="00D0591D" w:rsidP="00F36550">
      <w:pPr>
        <w:pStyle w:val="Heading2"/>
        <w:spacing w:after="0"/>
      </w:pPr>
      <w:bookmarkStart w:id="288" w:name="_Toc442209133"/>
      <w:r>
        <w:t>IMD</w:t>
      </w:r>
      <w:bookmarkEnd w:id="288"/>
    </w:p>
    <w:p w14:paraId="61844CE1" w14:textId="7173F522"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75D5" w:rsidRPr="00C14655" w14:paraId="360EEDD5" w14:textId="77777777" w:rsidTr="00FB6611">
        <w:tc>
          <w:tcPr>
            <w:tcW w:w="4536" w:type="dxa"/>
            <w:shd w:val="clear" w:color="auto" w:fill="auto"/>
            <w:vAlign w:val="center"/>
          </w:tcPr>
          <w:p w14:paraId="2B8635F9" w14:textId="6D8CA8BE" w:rsidR="000675D5" w:rsidRDefault="000675D5" w:rsidP="00FB6611">
            <w:pPr>
              <w:pStyle w:val="TableContents"/>
            </w:pPr>
            <w:r>
              <w:rPr>
                <w:rFonts w:eastAsia="Arial"/>
                <w:color w:val="000000"/>
              </w:rPr>
              <w:t>MFR / Model</w:t>
            </w:r>
          </w:p>
        </w:tc>
        <w:tc>
          <w:tcPr>
            <w:tcW w:w="4536" w:type="dxa"/>
            <w:shd w:val="clear" w:color="auto" w:fill="auto"/>
            <w:vAlign w:val="center"/>
          </w:tcPr>
          <w:p w14:paraId="56D149F4" w14:textId="483278D5" w:rsidR="000675D5" w:rsidRPr="00C14655" w:rsidRDefault="000675D5" w:rsidP="00C63732">
            <w:pPr>
              <w:pStyle w:val="TableContents"/>
              <w:rPr>
                <w:rFonts w:eastAsia="Arial"/>
                <w:sz w:val="24"/>
                <w:szCs w:val="24"/>
              </w:rPr>
            </w:pPr>
            <w:r>
              <w:rPr>
                <w:sz w:val="24"/>
                <w:szCs w:val="24"/>
              </w:rPr>
              <w:t>Bender ISOMETER IR155-3203</w:t>
            </w:r>
          </w:p>
        </w:tc>
      </w:tr>
      <w:tr w:rsidR="000675D5" w:rsidRPr="00C14655" w14:paraId="6D621C9D" w14:textId="77777777" w:rsidTr="00F07AE6">
        <w:tc>
          <w:tcPr>
            <w:tcW w:w="4536" w:type="dxa"/>
            <w:shd w:val="clear" w:color="auto" w:fill="auto"/>
            <w:vAlign w:val="center"/>
          </w:tcPr>
          <w:p w14:paraId="75C6D633" w14:textId="1C5E6188" w:rsidR="000675D5" w:rsidRDefault="000675D5" w:rsidP="00F07AE6">
            <w:pPr>
              <w:pStyle w:val="TableContents"/>
            </w:pPr>
            <w:r>
              <w:rPr>
                <w:rFonts w:eastAsia="Arial"/>
                <w:color w:val="000000"/>
              </w:rPr>
              <w:t>Set response value:</w:t>
            </w:r>
          </w:p>
        </w:tc>
        <w:tc>
          <w:tcPr>
            <w:tcW w:w="4536" w:type="dxa"/>
            <w:shd w:val="clear" w:color="auto" w:fill="auto"/>
            <w:vAlign w:val="center"/>
          </w:tcPr>
          <w:p w14:paraId="681449DA" w14:textId="3453C18C" w:rsidR="000675D5" w:rsidRPr="00C14655" w:rsidRDefault="000675D5" w:rsidP="00F07AE6">
            <w:pPr>
              <w:pStyle w:val="TableContents"/>
              <w:rPr>
                <w:rFonts w:eastAsia="Arial"/>
                <w:sz w:val="24"/>
                <w:szCs w:val="24"/>
              </w:rPr>
            </w:pPr>
            <w:r>
              <w:rPr>
                <w:rFonts w:eastAsia="Arial"/>
                <w:color w:val="000000"/>
              </w:rPr>
              <w:t xml:space="preserve">100 </w:t>
            </w:r>
            <w:r>
              <w:rPr>
                <w:rFonts w:eastAsia="Arial"/>
                <w:color w:val="000000"/>
                <w:sz w:val="24"/>
                <w:szCs w:val="24"/>
              </w:rPr>
              <w:t>kΩ (</w:t>
            </w:r>
            <w:r>
              <w:rPr>
                <w:sz w:val="24"/>
                <w:szCs w:val="24"/>
              </w:rPr>
              <w:t>1</w:t>
            </w:r>
            <w:r>
              <w:rPr>
                <w:rFonts w:eastAsia="Arial"/>
                <w:color w:val="000000"/>
                <w:sz w:val="24"/>
                <w:szCs w:val="24"/>
              </w:rPr>
              <w:t xml:space="preserve"> kΩ/Volt)</w:t>
            </w:r>
          </w:p>
        </w:tc>
      </w:tr>
    </w:tbl>
    <w:bookmarkStart w:id="289" w:name="_Toc442209175"/>
    <w:p w14:paraId="67F0ACDE" w14:textId="6565D35A" w:rsidR="00D0591D" w:rsidRDefault="005D0B23" w:rsidP="00753253">
      <w:pPr>
        <w:pStyle w:val="Table"/>
        <w:rPr>
          <w:ins w:id="290" w:author="Windows User" w:date="2017-02-20T16:58:00Z"/>
        </w:rPr>
      </w:pPr>
      <w:ins w:id="291" w:author="Windows User" w:date="2017-02-20T16:58:00Z">
        <w:r>
          <mc:AlternateContent>
            <mc:Choice Requires="wps">
              <w:drawing>
                <wp:anchor distT="45720" distB="45720" distL="114300" distR="114300" simplePos="0" relativeHeight="251680768" behindDoc="0" locked="0" layoutInCell="1" allowOverlap="1" wp14:anchorId="65012FA3" wp14:editId="319520B4">
                  <wp:simplePos x="0" y="0"/>
                  <wp:positionH relativeFrom="column">
                    <wp:posOffset>2914650</wp:posOffset>
                  </wp:positionH>
                  <wp:positionV relativeFrom="paragraph">
                    <wp:posOffset>3941445</wp:posOffset>
                  </wp:positionV>
                  <wp:extent cx="571500" cy="276225"/>
                  <wp:effectExtent l="0" t="0" r="19050"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6225"/>
                          </a:xfrm>
                          <a:prstGeom prst="rect">
                            <a:avLst/>
                          </a:prstGeom>
                          <a:solidFill>
                            <a:srgbClr val="FFFFFF"/>
                          </a:solidFill>
                          <a:ln w="9525">
                            <a:solidFill>
                              <a:srgbClr val="000000"/>
                            </a:solidFill>
                            <a:miter lim="800000"/>
                            <a:headEnd/>
                            <a:tailEnd/>
                          </a:ln>
                        </wps:spPr>
                        <wps:txbx>
                          <w:txbxContent>
                            <w:p w14:paraId="5FD1A6FE" w14:textId="3E8C38F8" w:rsidR="005D57E2" w:rsidRPr="005D0B23" w:rsidRDefault="005D57E2" w:rsidP="005D0B23">
                              <w:pPr>
                                <w:rPr>
                                  <w:vertAlign w:val="subscript"/>
                                  <w:rPrChange w:id="292" w:author="Windows User" w:date="2017-02-20T16:57:00Z">
                                    <w:rPr/>
                                  </w:rPrChange>
                                </w:rPr>
                              </w:pPr>
                              <w:ins w:id="293" w:author="Windows User" w:date="2017-02-20T16:57:00Z">
                                <w:r>
                                  <w:t>TSV</w:t>
                                </w:r>
                              </w:ins>
                              <w:ins w:id="294" w:author="Windows User" w:date="2017-02-20T16:58:00Z">
                                <w:r>
                                  <w:t>-</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12FA3" id="Text Box 2" o:spid="_x0000_s1027" type="#_x0000_t202" style="position:absolute;left:0;text-align:left;margin-left:229.5pt;margin-top:310.35pt;width:45pt;height:21.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">
                  <v:textbox>
                    <w:txbxContent>
                      <w:p w14:paraId="5FD1A6FE" w14:textId="3E8C38F8" w:rsidR="005D57E2" w:rsidRPr="005D0B23" w:rsidRDefault="005D57E2" w:rsidP="005D0B23">
                        <w:pPr>
                          <w:rPr>
                            <w:vertAlign w:val="subscript"/>
                            <w:rPrChange w:id="297" w:author="Windows User" w:date="2017-02-20T16:57:00Z">
                              <w:rPr/>
                            </w:rPrChange>
                          </w:rPr>
                        </w:pPr>
                        <w:ins w:id="298" w:author="Windows User" w:date="2017-02-20T16:57:00Z">
                          <w:r>
                            <w:t>TSV</w:t>
                          </w:r>
                        </w:ins>
                        <w:ins w:id="299" w:author="Windows User" w:date="2017-02-20T16:58:00Z">
                          <w:r>
                            <w:t>-</w:t>
                          </w:r>
                        </w:ins>
                      </w:p>
                    </w:txbxContent>
                  </v:textbox>
                  <w10:wrap type="square"/>
                </v:shape>
              </w:pict>
            </mc:Fallback>
          </mc:AlternateContent>
        </w:r>
      </w:ins>
      <w:ins w:id="295" w:author="Windows User" w:date="2017-02-20T16:57:00Z">
        <w:r>
          <mc:AlternateContent>
            <mc:Choice Requires="wps">
              <w:drawing>
                <wp:anchor distT="45720" distB="45720" distL="114300" distR="114300" simplePos="0" relativeHeight="251661312" behindDoc="0" locked="0" layoutInCell="1" allowOverlap="1" wp14:anchorId="67E3375F" wp14:editId="154BECA0">
                  <wp:simplePos x="0" y="0"/>
                  <wp:positionH relativeFrom="column">
                    <wp:posOffset>1666875</wp:posOffset>
                  </wp:positionH>
                  <wp:positionV relativeFrom="paragraph">
                    <wp:posOffset>3903345</wp:posOffset>
                  </wp:positionV>
                  <wp:extent cx="571500" cy="27622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6225"/>
                          </a:xfrm>
                          <a:prstGeom prst="rect">
                            <a:avLst/>
                          </a:prstGeom>
                          <a:solidFill>
                            <a:srgbClr val="FFFFFF"/>
                          </a:solidFill>
                          <a:ln w="9525">
                            <a:solidFill>
                              <a:srgbClr val="000000"/>
                            </a:solidFill>
                            <a:miter lim="800000"/>
                            <a:headEnd/>
                            <a:tailEnd/>
                          </a:ln>
                        </wps:spPr>
                        <wps:txbx>
                          <w:txbxContent>
                            <w:p w14:paraId="497504D3" w14:textId="2C0921DB" w:rsidR="005D57E2" w:rsidRPr="005D0B23" w:rsidRDefault="005D57E2" w:rsidP="005D0B23">
                              <w:pPr>
                                <w:rPr>
                                  <w:vertAlign w:val="subscript"/>
                                  <w:rPrChange w:id="296" w:author="Windows User" w:date="2017-02-20T16:57:00Z">
                                    <w:rPr/>
                                  </w:rPrChange>
                                </w:rPr>
                              </w:pPr>
                              <w:ins w:id="297" w:author="Windows User" w:date="2017-02-20T16:57:00Z">
                                <w:r>
                                  <w:t>TSV+</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3375F" id="_x0000_s1028" type="#_x0000_t202" style="position:absolute;left:0;text-align:left;margin-left:131.25pt;margin-top:307.35pt;width:45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">
                  <v:textbox>
                    <w:txbxContent>
                      <w:p w14:paraId="497504D3" w14:textId="2C0921DB" w:rsidR="005D57E2" w:rsidRPr="005D0B23" w:rsidRDefault="005D57E2" w:rsidP="005D0B23">
                        <w:pPr>
                          <w:rPr>
                            <w:vertAlign w:val="subscript"/>
                            <w:rPrChange w:id="303" w:author="Windows User" w:date="2017-02-20T16:57:00Z">
                              <w:rPr/>
                            </w:rPrChange>
                          </w:rPr>
                        </w:pPr>
                        <w:ins w:id="304" w:author="Windows User" w:date="2017-02-20T16:57:00Z">
                          <w:r>
                            <w:t>TSV+</w:t>
                          </w:r>
                        </w:ins>
                      </w:p>
                    </w:txbxContent>
                  </v:textbox>
                  <w10:wrap type="square"/>
                </v:shape>
              </w:pict>
            </mc:Fallback>
          </mc:AlternateContent>
        </w:r>
        <w:r>
          <mc:AlternateContent>
            <mc:Choice Requires="wps">
              <w:drawing>
                <wp:anchor distT="45720" distB="45720" distL="114300" distR="114300" simplePos="0" relativeHeight="251657216" behindDoc="0" locked="0" layoutInCell="1" allowOverlap="1" wp14:anchorId="130E34AD" wp14:editId="657860C2">
                  <wp:simplePos x="0" y="0"/>
                  <wp:positionH relativeFrom="column">
                    <wp:posOffset>1967865</wp:posOffset>
                  </wp:positionH>
                  <wp:positionV relativeFrom="paragraph">
                    <wp:posOffset>2414905</wp:posOffset>
                  </wp:positionV>
                  <wp:extent cx="571500" cy="276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6225"/>
                          </a:xfrm>
                          <a:prstGeom prst="rect">
                            <a:avLst/>
                          </a:prstGeom>
                          <a:solidFill>
                            <a:srgbClr val="FFFFFF"/>
                          </a:solidFill>
                          <a:ln w="9525">
                            <a:solidFill>
                              <a:srgbClr val="000000"/>
                            </a:solidFill>
                            <a:miter lim="800000"/>
                            <a:headEnd/>
                            <a:tailEnd/>
                          </a:ln>
                        </wps:spPr>
                        <wps:txbx>
                          <w:txbxContent>
                            <w:p w14:paraId="77C2C2C0" w14:textId="357E756A" w:rsidR="005D57E2" w:rsidRPr="005D0B23" w:rsidRDefault="005D57E2" w:rsidP="005D0B23">
                              <w:pPr>
                                <w:rPr>
                                  <w:vertAlign w:val="subscript"/>
                                  <w:rPrChange w:id="298" w:author="Windows User" w:date="2017-02-20T16:57:00Z">
                                    <w:rPr/>
                                  </w:rPrChange>
                                </w:rPr>
                              </w:pPr>
                              <w:ins w:id="299" w:author="Windows User" w:date="2017-02-20T16:57:00Z">
                                <w:r>
                                  <w:t>OK</w:t>
                                </w:r>
                                <w:r>
                                  <w:rPr>
                                    <w:vertAlign w:val="subscript"/>
                                  </w:rPr>
                                  <w:t>HS</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E34AD" id="_x0000_s1029" type="#_x0000_t202" style="position:absolute;left:0;text-align:left;margin-left:154.95pt;margin-top:190.15pt;width:45pt;height:2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">
                  <v:textbox>
                    <w:txbxContent>
                      <w:p w14:paraId="77C2C2C0" w14:textId="357E756A" w:rsidR="005D57E2" w:rsidRPr="005D0B23" w:rsidRDefault="005D57E2" w:rsidP="005D0B23">
                        <w:pPr>
                          <w:rPr>
                            <w:vertAlign w:val="subscript"/>
                            <w:rPrChange w:id="307" w:author="Windows User" w:date="2017-02-20T16:57:00Z">
                              <w:rPr/>
                            </w:rPrChange>
                          </w:rPr>
                        </w:pPr>
                        <w:ins w:id="308" w:author="Windows User" w:date="2017-02-20T16:57:00Z">
                          <w:r>
                            <w:t>OK</w:t>
                          </w:r>
                          <w:r>
                            <w:rPr>
                              <w:vertAlign w:val="subscript"/>
                            </w:rPr>
                            <w:t>HS</w:t>
                          </w:r>
                        </w:ins>
                      </w:p>
                    </w:txbxContent>
                  </v:textbox>
                  <w10:wrap type="square"/>
                </v:shape>
              </w:pict>
            </mc:Fallback>
          </mc:AlternateContent>
        </w:r>
      </w:ins>
      <w:ins w:id="300" w:author="Windows User" w:date="2017-02-20T16:55:00Z">
        <w:r>
          <w:rPr>
            <w:i w:val="0"/>
            <w:rPrChange w:id="301" w:author="Unknown">
              <w:rPr/>
            </w:rPrChange>
          </w:rPr>
          <w:drawing>
            <wp:anchor distT="0" distB="0" distL="114300" distR="114300" simplePos="0" relativeHeight="251646976" behindDoc="0" locked="0" layoutInCell="1" allowOverlap="1" wp14:anchorId="0B6B3DD5" wp14:editId="541E8F63">
              <wp:simplePos x="0" y="0"/>
              <wp:positionH relativeFrom="column">
                <wp:posOffset>1948815</wp:posOffset>
              </wp:positionH>
              <wp:positionV relativeFrom="paragraph">
                <wp:posOffset>414655</wp:posOffset>
              </wp:positionV>
              <wp:extent cx="2038635" cy="4124901"/>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D_schematic.PNG"/>
                      <pic:cNvPicPr/>
                    </pic:nvPicPr>
                    <pic:blipFill>
                      <a:blip r:embed="rId65">
                        <a:extLst>
                          <a:ext uri="{28A0092B-C50C-407E-A947-70E740481C1C}">
                            <a14:useLocalDpi xmlns:a14="http://schemas.microsoft.com/office/drawing/2010/main" val="0"/>
                          </a:ext>
                        </a:extLst>
                      </a:blip>
                      <a:stretch>
                        <a:fillRect/>
                      </a:stretch>
                    </pic:blipFill>
                    <pic:spPr>
                      <a:xfrm>
                        <a:off x="0" y="0"/>
                        <a:ext cx="2038635" cy="4124901"/>
                      </a:xfrm>
                      <a:prstGeom prst="rect">
                        <a:avLst/>
                      </a:prstGeom>
                    </pic:spPr>
                  </pic:pic>
                </a:graphicData>
              </a:graphic>
              <wp14:sizeRelH relativeFrom="page">
                <wp14:pctWidth>0</wp14:pctWidth>
              </wp14:sizeRelH>
              <wp14:sizeRelV relativeFrom="page">
                <wp14:pctHeight>0</wp14:pctHeight>
              </wp14:sizeRelV>
            </wp:anchor>
          </w:drawing>
        </w:r>
      </w:ins>
      <w:r w:rsidR="00D0591D"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00D0591D" w:rsidRPr="00B075B4">
        <w:t xml:space="preserve"> Parameters of the IMD</w:t>
      </w:r>
      <w:bookmarkEnd w:id="289"/>
    </w:p>
    <w:p w14:paraId="7EE73E3B" w14:textId="77777777" w:rsidR="005D0B23" w:rsidRDefault="005D0B23" w:rsidP="00753253">
      <w:pPr>
        <w:pStyle w:val="Table"/>
        <w:rPr>
          <w:ins w:id="302" w:author="Windows User" w:date="2017-02-20T16:58:00Z"/>
        </w:rPr>
      </w:pPr>
    </w:p>
    <w:p w14:paraId="27EB3864" w14:textId="77777777" w:rsidR="005D0B23" w:rsidRDefault="005D0B23" w:rsidP="00753253">
      <w:pPr>
        <w:pStyle w:val="Table"/>
        <w:rPr>
          <w:ins w:id="303" w:author="Windows User" w:date="2017-02-20T16:58:00Z"/>
        </w:rPr>
      </w:pPr>
    </w:p>
    <w:p w14:paraId="05DF1765" w14:textId="77777777" w:rsidR="005D0B23" w:rsidRDefault="005D0B23" w:rsidP="00753253">
      <w:pPr>
        <w:pStyle w:val="Table"/>
        <w:rPr>
          <w:ins w:id="304" w:author="Windows User" w:date="2017-02-20T16:58:00Z"/>
        </w:rPr>
      </w:pPr>
    </w:p>
    <w:p w14:paraId="5A91209B" w14:textId="77777777" w:rsidR="005D0B23" w:rsidRDefault="005D0B23" w:rsidP="00753253">
      <w:pPr>
        <w:pStyle w:val="Table"/>
        <w:rPr>
          <w:ins w:id="305" w:author="Windows User" w:date="2017-02-20T16:58:00Z"/>
        </w:rPr>
      </w:pPr>
    </w:p>
    <w:p w14:paraId="0C9CCCE1" w14:textId="77777777" w:rsidR="005D0B23" w:rsidRDefault="005D0B23" w:rsidP="00753253">
      <w:pPr>
        <w:pStyle w:val="Table"/>
        <w:rPr>
          <w:ins w:id="306" w:author="Windows User" w:date="2017-02-20T16:58:00Z"/>
        </w:rPr>
      </w:pPr>
    </w:p>
    <w:p w14:paraId="766C7CCC" w14:textId="77777777" w:rsidR="005D0B23" w:rsidRDefault="005D0B23" w:rsidP="00753253">
      <w:pPr>
        <w:pStyle w:val="Table"/>
        <w:rPr>
          <w:ins w:id="307" w:author="Windows User" w:date="2017-02-20T16:58:00Z"/>
        </w:rPr>
      </w:pPr>
    </w:p>
    <w:p w14:paraId="3AFC8CA1" w14:textId="77777777" w:rsidR="005D0B23" w:rsidRPr="00B075B4" w:rsidRDefault="005D0B23" w:rsidP="00753253">
      <w:pPr>
        <w:pStyle w:val="Table"/>
      </w:pPr>
    </w:p>
    <w:p w14:paraId="1724A7FA" w14:textId="6FF7D726" w:rsidR="00D0591D" w:rsidRPr="00D52AC5" w:rsidDel="005D0B23" w:rsidRDefault="00D0591D" w:rsidP="008A47C2">
      <w:pPr>
        <w:rPr>
          <w:del w:id="308" w:author="Windows User" w:date="2017-02-20T16:55:00Z"/>
          <w:i/>
        </w:rPr>
      </w:pPr>
      <w:del w:id="309" w:author="Windows User" w:date="2017-02-20T16:55:00Z">
        <w:r w:rsidRPr="00D52AC5" w:rsidDel="005D0B23">
          <w:rPr>
            <w:i/>
          </w:rPr>
          <w:delText>Describe</w:delText>
        </w:r>
        <w:r w:rsidRPr="00D52AC5" w:rsidDel="005D0B23">
          <w:rPr>
            <w:rFonts w:eastAsia="Arial"/>
            <w:i/>
          </w:rPr>
          <w:delText xml:space="preserve"> IMD </w:delText>
        </w:r>
        <w:r w:rsidR="00C63732" w:rsidRPr="00D52AC5" w:rsidDel="005D0B23">
          <w:rPr>
            <w:i/>
          </w:rPr>
          <w:delText>wiring with</w:delText>
        </w:r>
        <w:r w:rsidRPr="00D52AC5" w:rsidDel="005D0B23">
          <w:rPr>
            <w:rFonts w:eastAsia="Arial"/>
            <w:i/>
          </w:rPr>
          <w:delText xml:space="preserve"> </w:delText>
        </w:r>
        <w:r w:rsidRPr="00D52AC5" w:rsidDel="005D0B23">
          <w:rPr>
            <w:i/>
          </w:rPr>
          <w:delText>schematics</w:delText>
        </w:r>
        <w:r w:rsidR="00C63732" w:rsidRPr="00D52AC5" w:rsidDel="005D0B23">
          <w:rPr>
            <w:i/>
          </w:rPr>
          <w:delText>.</w:delText>
        </w:r>
        <w:r w:rsidR="00B831B2" w:rsidDel="005D0B23">
          <w:rPr>
            <w:rStyle w:val="CommentReference"/>
          </w:rPr>
          <w:commentReference w:id="310"/>
        </w:r>
      </w:del>
    </w:p>
    <w:p w14:paraId="744CE7CD" w14:textId="77777777" w:rsidR="00D0591D" w:rsidRDefault="00D0591D" w:rsidP="00F36550">
      <w:pPr>
        <w:pStyle w:val="Heading2"/>
        <w:spacing w:after="0"/>
      </w:pPr>
      <w:bookmarkStart w:id="311" w:name="_Toc442209134"/>
      <w:r>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311"/>
    </w:p>
    <w:p w14:paraId="45659656" w14:textId="0A0E65D8"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44C0F63F" w14:textId="77777777" w:rsidR="00BE63EF" w:rsidRDefault="00BE63EF" w:rsidP="00BE63EF">
      <w:pPr>
        <w:pStyle w:val="Normal1"/>
        <w:spacing w:after="0"/>
      </w:pPr>
      <w:r>
        <w:t>The IMD tripped circuit will open a relay that is use to complete the safety loop. When the OK</w:t>
      </w:r>
      <w:r>
        <w:rPr>
          <w:vertAlign w:val="subscript"/>
        </w:rPr>
        <w:t>HS</w:t>
      </w:r>
      <w:r>
        <w:t xml:space="preserve"> signal is not producing the normal 24V during safe usage, the relay will open and the override button that is not driver resettable will need to be pushed in order to close this relay again. Schematics for this can be found in the GLV safety loop.</w:t>
      </w:r>
    </w:p>
    <w:p w14:paraId="59FFC8A3" w14:textId="77777777" w:rsidR="00BE63EF" w:rsidRPr="00BE63EF" w:rsidRDefault="00BE63EF" w:rsidP="00F36550">
      <w:pPr>
        <w:spacing w:after="0"/>
      </w:pP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4341C830" w14:textId="4DA9C004" w:rsidR="007F3A35" w:rsidRPr="000D114B" w:rsidRDefault="007F3A35" w:rsidP="00F36550">
      <w:pPr>
        <w:spacing w:after="0"/>
      </w:pPr>
      <w:commentRangeStart w:id="312"/>
      <w:r>
        <w:rPr>
          <w:noProof/>
        </w:rPr>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2225" cy="2238375"/>
                    </a:xfrm>
                    <a:prstGeom prst="rect">
                      <a:avLst/>
                    </a:prstGeom>
                  </pic:spPr>
                </pic:pic>
              </a:graphicData>
            </a:graphic>
          </wp:inline>
        </w:drawing>
      </w:r>
      <w:commentRangeEnd w:id="312"/>
      <w:r w:rsidR="00FF64B6">
        <w:rPr>
          <w:rStyle w:val="CommentReference"/>
        </w:rPr>
        <w:commentReference w:id="312"/>
      </w:r>
    </w:p>
    <w:p w14:paraId="65454C9D" w14:textId="77777777" w:rsidR="00D0591D" w:rsidRDefault="00D0591D" w:rsidP="00F36550">
      <w:pPr>
        <w:pStyle w:val="Heading2"/>
        <w:spacing w:after="0"/>
      </w:pPr>
      <w:bookmarkStart w:id="313" w:name="_Toc442209135"/>
      <w:r>
        <w:t>Shutdown System Interlocks</w:t>
      </w:r>
      <w:bookmarkEnd w:id="313"/>
    </w:p>
    <w:p w14:paraId="2E99080A" w14:textId="77777777" w:rsidR="00D0591D"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6364A3FB" w14:textId="26F3CF71" w:rsidR="00DC1716" w:rsidRPr="00DC1716" w:rsidRDefault="00DC1716" w:rsidP="00F36550">
      <w:pPr>
        <w:spacing w:after="0"/>
      </w:pPr>
      <w:r>
        <w:t>N/A</w:t>
      </w:r>
    </w:p>
    <w:p w14:paraId="3FD63BC7" w14:textId="77777777" w:rsidR="00D0591D" w:rsidRDefault="00D0591D" w:rsidP="00F36550">
      <w:pPr>
        <w:pStyle w:val="Heading2"/>
        <w:spacing w:after="0"/>
      </w:pPr>
      <w:bookmarkStart w:id="314" w:name="_Toc442209136"/>
      <w:commentRangeStart w:id="315"/>
      <w:commentRangeStart w:id="316"/>
      <w:r>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314"/>
    </w:p>
    <w:p w14:paraId="18C01A76" w14:textId="013CE10E" w:rsidR="00D0591D" w:rsidRDefault="00D0591D"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commentRangeEnd w:id="315"/>
      <w:r w:rsidR="002E5880">
        <w:rPr>
          <w:rStyle w:val="CommentReference"/>
        </w:rPr>
        <w:commentReference w:id="315"/>
      </w:r>
      <w:r w:rsidR="00FA50F7">
        <w:rPr>
          <w:b/>
          <w:i/>
        </w:rPr>
        <w:t>.</w:t>
      </w:r>
    </w:p>
    <w:p w14:paraId="199ABBAB" w14:textId="77777777" w:rsidR="00C95843" w:rsidRPr="00C95843" w:rsidRDefault="00C95843" w:rsidP="00F36550">
      <w:pPr>
        <w:spacing w:after="0"/>
      </w:pPr>
    </w:p>
    <w:p w14:paraId="1CC3DA31" w14:textId="77777777" w:rsidR="00D0591D" w:rsidRDefault="00D0591D" w:rsidP="00F36550">
      <w:pPr>
        <w:pStyle w:val="Heading2"/>
        <w:spacing w:after="0"/>
      </w:pPr>
      <w:bookmarkStart w:id="317" w:name="_Toc442209137"/>
      <w:r>
        <w:lastRenderedPageBreak/>
        <w:t>Tractive</w:t>
      </w:r>
      <w:r>
        <w:rPr>
          <w:rFonts w:eastAsia="Arial" w:cs="Arial"/>
        </w:rPr>
        <w:t xml:space="preserve"> </w:t>
      </w:r>
      <w:r>
        <w:t>System Voltage Present</w:t>
      </w:r>
      <w:r>
        <w:rPr>
          <w:rFonts w:eastAsia="Arial" w:cs="Arial"/>
        </w:rPr>
        <w:t xml:space="preserve"> </w:t>
      </w:r>
      <w:r>
        <w:t>light (TSVP)</w:t>
      </w:r>
      <w:bookmarkEnd w:id="317"/>
    </w:p>
    <w:p w14:paraId="20963B8E" w14:textId="1792933B" w:rsidR="003C0C6A" w:rsidRDefault="003C0C6A"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commentRangeStart w:id="318"/>
      <w:r w:rsidRPr="00D52AC5">
        <w:rPr>
          <w:i/>
        </w:rPr>
        <w:t>provide</w:t>
      </w:r>
      <w:r w:rsidRPr="00D52AC5">
        <w:rPr>
          <w:rFonts w:eastAsia="Arial"/>
          <w:i/>
        </w:rPr>
        <w:t xml:space="preserve"> </w:t>
      </w:r>
      <w:r w:rsidRPr="00D52AC5">
        <w:rPr>
          <w:i/>
        </w:rPr>
        <w:t>schematics</w:t>
      </w:r>
      <w:commentRangeEnd w:id="318"/>
      <w:r w:rsidR="002E5880">
        <w:rPr>
          <w:rStyle w:val="CommentReference"/>
        </w:rPr>
        <w:commentReference w:id="318"/>
      </w:r>
      <w:r w:rsidRPr="00D52AC5">
        <w:rPr>
          <w:i/>
        </w:rPr>
        <w:t xml:space="preserve">. See </w:t>
      </w:r>
      <w:r w:rsidRPr="00D52AC5">
        <w:rPr>
          <w:b/>
          <w:i/>
        </w:rPr>
        <w:t>EV</w:t>
      </w:r>
      <w:r w:rsidR="00FA50F7">
        <w:rPr>
          <w:b/>
          <w:i/>
        </w:rPr>
        <w:t>9.3</w:t>
      </w:r>
    </w:p>
    <w:p w14:paraId="14592788" w14:textId="0F2185D7" w:rsidR="00C95843" w:rsidRDefault="00C95843" w:rsidP="00C95843">
      <w:pPr>
        <w:pStyle w:val="Normal1"/>
        <w:spacing w:after="0"/>
      </w:pPr>
      <w:commentRangeStart w:id="319"/>
      <w:del w:id="320" w:author="Windows User" w:date="2017-02-20T19:19:00Z">
        <w:r w:rsidDel="00E74ACD">
          <w:delText>The TSEL will be controlled from a voltage monitoring device that can handle the TS voltage that we are applying to it. The LTC2965</w:delText>
        </w:r>
        <w:r w:rsidDel="00E74ACD">
          <w:rPr>
            <w:highlight w:val="white"/>
          </w:rPr>
          <w:delText xml:space="preserve"> allows for a user defined threshold voltage, in our case 32 volts, and output a logic HIGH. This will then be passed through an opto-isolator to the low voltage side and will power two </w:delText>
        </w:r>
        <w:r w:rsidDel="00E74ACD">
          <w:delText>12 volt trailer clearance lamps found from www.superbrightleds.com - part number M9-x4.</w:delText>
        </w:r>
        <w:commentRangeEnd w:id="319"/>
        <w:r w:rsidR="00275DE8" w:rsidDel="00E74ACD">
          <w:rPr>
            <w:rStyle w:val="CommentReference"/>
            <w:rFonts w:eastAsia="Calibri"/>
            <w:color w:val="auto"/>
            <w:lang w:eastAsia="zh-CN"/>
          </w:rPr>
          <w:commentReference w:id="319"/>
        </w:r>
      </w:del>
      <w:ins w:id="321" w:author="Windows User" w:date="2017-02-20T19:19:00Z">
        <w:r w:rsidR="00E74ACD">
          <w:t xml:space="preserve">The TSEL will be made from a voltage divider network that is then passed through an optoisolator </w:t>
        </w:r>
      </w:ins>
      <w:ins w:id="322" w:author="Windows User" w:date="2017-02-20T19:20:00Z">
        <w:r w:rsidR="00E74ACD">
          <w:t xml:space="preserve">to the low voltage side of TSI. This signal will then go through an op-amp comparator set to the scaled down 30V from high voltage. </w:t>
        </w:r>
      </w:ins>
      <w:ins w:id="323" w:author="Windows User" w:date="2017-02-20T19:21:00Z">
        <w:r w:rsidR="00E74ACD">
          <w:t>This will be output from the board and power two trailer lights that will be mounted to the top of the chassis.</w:t>
        </w:r>
      </w:ins>
    </w:p>
    <w:commentRangeEnd w:id="316"/>
    <w:p w14:paraId="5A6CA094" w14:textId="77777777" w:rsidR="00C95843" w:rsidRDefault="00E955E1" w:rsidP="00F36550">
      <w:pPr>
        <w:spacing w:after="0"/>
        <w:rPr>
          <w:ins w:id="324" w:author="Windows User" w:date="2017-02-20T19:23:00Z"/>
        </w:rPr>
      </w:pPr>
      <w:r>
        <w:rPr>
          <w:rStyle w:val="CommentReference"/>
        </w:rPr>
        <w:commentReference w:id="316"/>
      </w:r>
    </w:p>
    <w:p w14:paraId="14185490" w14:textId="75C57BDF" w:rsidR="00E74ACD" w:rsidRPr="00C95843" w:rsidRDefault="00E74ACD" w:rsidP="00F36550">
      <w:pPr>
        <w:spacing w:after="0"/>
      </w:pPr>
      <w:ins w:id="325" w:author="Windows User" w:date="2017-02-20T19:24:00Z">
        <w:r>
          <w:rPr>
            <w:noProof/>
          </w:rPr>
          <w:drawing>
            <wp:inline distT="0" distB="0" distL="0" distR="0" wp14:anchorId="342E1366" wp14:editId="75B74805">
              <wp:extent cx="6126480" cy="324993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SAL.PNG"/>
                      <pic:cNvPicPr/>
                    </pic:nvPicPr>
                    <pic:blipFill>
                      <a:blip r:embed="rId67">
                        <a:extLst>
                          <a:ext uri="{28A0092B-C50C-407E-A947-70E740481C1C}">
                            <a14:useLocalDpi xmlns:a14="http://schemas.microsoft.com/office/drawing/2010/main" val="0"/>
                          </a:ext>
                        </a:extLst>
                      </a:blip>
                      <a:stretch>
                        <a:fillRect/>
                      </a:stretch>
                    </pic:blipFill>
                    <pic:spPr>
                      <a:xfrm>
                        <a:off x="0" y="0"/>
                        <a:ext cx="6126480" cy="3249930"/>
                      </a:xfrm>
                      <a:prstGeom prst="rect">
                        <a:avLst/>
                      </a:prstGeom>
                    </pic:spPr>
                  </pic:pic>
                </a:graphicData>
              </a:graphic>
            </wp:inline>
          </w:drawing>
        </w:r>
      </w:ins>
    </w:p>
    <w:p w14:paraId="3E778171" w14:textId="77777777" w:rsidR="00D0591D" w:rsidRDefault="00D0591D" w:rsidP="00F36550">
      <w:pPr>
        <w:pStyle w:val="Heading2"/>
        <w:spacing w:after="0"/>
      </w:pPr>
      <w:bookmarkStart w:id="326" w:name="_Toc442209138"/>
      <w:r>
        <w:t>Ready-To-Drive-Sound</w:t>
      </w:r>
      <w:r>
        <w:rPr>
          <w:rFonts w:eastAsia="Arial" w:cs="Arial"/>
        </w:rPr>
        <w:t xml:space="preserve"> </w:t>
      </w:r>
      <w:r>
        <w:t>(RTDS)</w:t>
      </w:r>
      <w:bookmarkStart w:id="327" w:name="_GoBack"/>
      <w:bookmarkEnd w:id="326"/>
      <w:bookmarkEnd w:id="327"/>
    </w:p>
    <w:p w14:paraId="09AD9123" w14:textId="6D26FA4D" w:rsidR="00D0591D" w:rsidRDefault="00D0591D"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4850C96D" w14:textId="173677A4" w:rsidR="00C95843" w:rsidRDefault="00C95843" w:rsidP="00C95843">
      <w:pPr>
        <w:pStyle w:val="Normal1"/>
        <w:spacing w:after="0"/>
      </w:pPr>
      <w:r>
        <w:t>The ready to drive sound will activate when the drive button is pressed assuming the correct startup sequence has been met up to that point. This information will be made available to us by the VSCADA system over CAN bus. If all conditions are met when the button is pressed, the microcontroller used in the TSI system will drive a sound</w:t>
      </w:r>
      <w:r w:rsidR="002B152A">
        <w:t xml:space="preserve"> </w:t>
      </w:r>
      <w:r>
        <w:t>maker similar to the provided sound clips for 2 seconds.</w:t>
      </w:r>
    </w:p>
    <w:p w14:paraId="4770AAAF" w14:textId="77777777" w:rsidR="00C95843" w:rsidRPr="00D52AC5" w:rsidRDefault="00C95843" w:rsidP="00F36550">
      <w:pPr>
        <w:spacing w:after="0"/>
        <w:rPr>
          <w:rFonts w:eastAsia="Arial"/>
          <w:i/>
        </w:rPr>
      </w:pPr>
    </w:p>
    <w:p w14:paraId="62A5B152" w14:textId="77777777" w:rsidR="00D0591D" w:rsidRDefault="00D0591D" w:rsidP="00F847E6">
      <w:pPr>
        <w:pStyle w:val="Heading1"/>
      </w:pPr>
      <w:bookmarkStart w:id="328" w:name="_Toc442209139"/>
      <w:r>
        <w:lastRenderedPageBreak/>
        <w:t>GLV System</w:t>
      </w:r>
      <w:bookmarkEnd w:id="328"/>
    </w:p>
    <w:p w14:paraId="09908D2E" w14:textId="77777777" w:rsidR="00D0591D" w:rsidRPr="00C1229B" w:rsidRDefault="00D0591D" w:rsidP="00C1229B">
      <w:commentRangeStart w:id="329"/>
      <w:r>
        <w:t>Person primarily responsible for this section:</w:t>
      </w:r>
      <w:commentRangeEnd w:id="329"/>
      <w:r w:rsidR="001C640E">
        <w:rPr>
          <w:rStyle w:val="CommentReference"/>
        </w:rPr>
        <w:commentReference w:id="329"/>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77777777" w:rsidR="00D0591D" w:rsidRPr="00451073" w:rsidRDefault="00D0591D" w:rsidP="003F3EC9">
            <w:pPr>
              <w:pStyle w:val="TableContents"/>
              <w:ind w:firstLine="708"/>
            </w:pP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77777777" w:rsidR="00D0591D" w:rsidRPr="00451073" w:rsidRDefault="00D0591D" w:rsidP="00D35706">
            <w:pPr>
              <w:pStyle w:val="TableContents"/>
            </w:pP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330" w:name="_Toc442209140"/>
      <w:r>
        <w:t>GLV System Data</w:t>
      </w:r>
      <w:bookmarkEnd w:id="330"/>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bookmarkStart w:id="331" w:name="_Toc442209176"/>
      <w:r>
        <w:t>The GLV system is comprised of the 24V LiFePo4 battery, vehicle computer interface(VCI),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331"/>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68"/>
          <w:footerReference w:type="even" r:id="rId69"/>
          <w:headerReference w:type="first" r:id="rId70"/>
          <w:footerReference w:type="first" r:id="rId71"/>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332" w:name="_Toc442209141"/>
      <w:r>
        <w:lastRenderedPageBreak/>
        <w:t>Appendi</w:t>
      </w:r>
      <w:r w:rsidR="00D0591D">
        <w:t>ces</w:t>
      </w:r>
      <w:bookmarkEnd w:id="332"/>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Pr="00D52AC5" w:rsidRDefault="005E68E7">
      <w:pPr>
        <w:rPr>
          <w:color w:val="FF0000"/>
        </w:rPr>
      </w:pPr>
      <w:commentRangeStart w:id="333"/>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commentRangeEnd w:id="333"/>
      <w:r w:rsidR="003E23A3">
        <w:rPr>
          <w:rStyle w:val="CommentReference"/>
        </w:rPr>
        <w:commentReference w:id="333"/>
      </w:r>
    </w:p>
    <w:sectPr w:rsidR="005E68E7" w:rsidRPr="00D52AC5" w:rsidSect="00E75D92">
      <w:headerReference w:type="even" r:id="rId72"/>
      <w:footerReference w:type="even" r:id="rId73"/>
      <w:headerReference w:type="first" r:id="rId74"/>
      <w:footerReference w:type="first" r:id="rId75"/>
      <w:type w:val="continuous"/>
      <w:pgSz w:w="12240" w:h="15840" w:code="1"/>
      <w:pgMar w:top="1296" w:right="1296" w:bottom="1296" w:left="1296" w:header="708" w:footer="708"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reg Flynn" w:date="2017-02-13T23:12:00Z" w:initials="GF">
    <w:p w14:paraId="7D04CA4C" w14:textId="70DB7F58" w:rsidR="005D57E2" w:rsidRDefault="005D57E2">
      <w:pPr>
        <w:pStyle w:val="CommentText"/>
      </w:pPr>
      <w:r>
        <w:rPr>
          <w:rStyle w:val="CommentReference"/>
        </w:rPr>
        <w:annotationRef/>
      </w:r>
      <w:r>
        <w:t>At the end update page numbers</w:t>
      </w:r>
    </w:p>
  </w:comment>
  <w:comment w:id="6" w:author="Greg Flynn" w:date="2017-02-13T23:42:00Z" w:initials="GF">
    <w:p w14:paraId="2F87156B" w14:textId="7158D61A" w:rsidR="005D57E2" w:rsidRDefault="005D57E2">
      <w:pPr>
        <w:pStyle w:val="CommentText"/>
      </w:pPr>
      <w:r>
        <w:rPr>
          <w:rStyle w:val="CommentReference"/>
        </w:rPr>
        <w:annotationRef/>
      </w:r>
      <w:r>
        <w:t>Update at the end</w:t>
      </w:r>
    </w:p>
  </w:comment>
  <w:comment w:id="8" w:author="Greg Flynn" w:date="2017-02-13T23:42:00Z" w:initials="GF">
    <w:p w14:paraId="0626FEE6" w14:textId="1D11E1EF" w:rsidR="005D57E2" w:rsidRDefault="005D57E2">
      <w:pPr>
        <w:pStyle w:val="CommentText"/>
      </w:pPr>
      <w:r>
        <w:rPr>
          <w:rStyle w:val="CommentReference"/>
        </w:rPr>
        <w:annotationRef/>
      </w:r>
      <w:r>
        <w:t>Update at the end</w:t>
      </w:r>
    </w:p>
  </w:comment>
  <w:comment w:id="10" w:author="Greg Flynn" w:date="2017-02-13T23:12:00Z" w:initials="GF">
    <w:p w14:paraId="59B3F819" w14:textId="345D9154" w:rsidR="005D57E2" w:rsidRDefault="005D57E2" w:rsidP="00216252">
      <w:pPr>
        <w:pStyle w:val="CommentText"/>
      </w:pPr>
      <w:r>
        <w:rPr>
          <w:rStyle w:val="CommentReference"/>
        </w:rPr>
        <w:annotationRef/>
      </w:r>
      <w:r>
        <w:t xml:space="preserve">Add </w:t>
      </w:r>
      <w:r w:rsidRPr="002F736A">
        <w:t>CSMS</w:t>
      </w:r>
      <w:r>
        <w:rPr>
          <w:rStyle w:val="CommentReference"/>
        </w:rPr>
        <w:annotationRef/>
      </w:r>
      <w:r>
        <w:t xml:space="preserve"> to this list </w:t>
      </w:r>
    </w:p>
  </w:comment>
  <w:comment w:id="11" w:author="Greg Flynn" w:date="2017-02-14T23:09:00Z" w:initials="GF">
    <w:p w14:paraId="7AA91016" w14:textId="7EA88F53" w:rsidR="005D57E2" w:rsidRDefault="005D57E2" w:rsidP="00216252">
      <w:pPr>
        <w:pStyle w:val="CommentText"/>
      </w:pPr>
      <w:r>
        <w:rPr>
          <w:rStyle w:val="CommentReference"/>
        </w:rPr>
        <w:annotationRef/>
      </w:r>
      <w:r>
        <w:t>GLV uses this, I don’t know what it means</w:t>
      </w:r>
    </w:p>
  </w:comment>
  <w:comment w:id="14" w:author="Greg Flynn" w:date="2017-02-13T23:13:00Z" w:initials="GF">
    <w:p w14:paraId="281D4514" w14:textId="0BD2B482" w:rsidR="005D57E2" w:rsidRDefault="005D57E2">
      <w:pPr>
        <w:pStyle w:val="CommentText"/>
      </w:pPr>
      <w:r>
        <w:rPr>
          <w:rStyle w:val="CommentReference"/>
        </w:rPr>
        <w:annotationRef/>
      </w:r>
      <w:r>
        <w:t>Need to add a narrative</w:t>
      </w:r>
    </w:p>
    <w:p w14:paraId="427CB1C3" w14:textId="742EAC12" w:rsidR="005D57E2" w:rsidRDefault="005D57E2" w:rsidP="003545DE">
      <w:pPr>
        <w:pStyle w:val="CommentText"/>
      </w:pPr>
      <w:r>
        <w:t>TSV write two sentences saying how the accumulator works</w:t>
      </w:r>
    </w:p>
    <w:p w14:paraId="6D4E8DA6" w14:textId="3D7E6A05" w:rsidR="005D57E2" w:rsidRDefault="005D57E2" w:rsidP="003545DE">
      <w:pPr>
        <w:pStyle w:val="CommentText"/>
      </w:pPr>
      <w:r>
        <w:t>TSI write two sentences saying how you interface with the accumulator and the motor</w:t>
      </w:r>
    </w:p>
    <w:p w14:paraId="62C41412" w14:textId="3AF90584" w:rsidR="005D57E2" w:rsidRDefault="005D57E2" w:rsidP="003545DE">
      <w:pPr>
        <w:pStyle w:val="CommentText"/>
      </w:pPr>
      <w:r>
        <w:t>MEs will write the method of mechanical coupling</w:t>
      </w:r>
    </w:p>
  </w:comment>
  <w:comment w:id="20" w:author="Greg Flynn" w:date="2017-02-13T23:42:00Z" w:initials="GF">
    <w:p w14:paraId="17F064B8" w14:textId="568E37FE" w:rsidR="005D57E2" w:rsidRDefault="005D57E2">
      <w:pPr>
        <w:pStyle w:val="CommentText"/>
      </w:pPr>
      <w:r>
        <w:rPr>
          <w:rStyle w:val="CommentReference"/>
        </w:rPr>
        <w:annotationRef/>
      </w:r>
      <w:r>
        <w:t>MEs should provide this</w:t>
      </w:r>
    </w:p>
  </w:comment>
  <w:comment w:id="23" w:author="Greg Flynn" w:date="2017-02-13T23:13:00Z" w:initials="GF">
    <w:p w14:paraId="2D639720" w14:textId="6B1F1DE6" w:rsidR="005D57E2" w:rsidRDefault="005D57E2">
      <w:pPr>
        <w:pStyle w:val="CommentText"/>
      </w:pPr>
      <w:r>
        <w:rPr>
          <w:rStyle w:val="CommentReference"/>
        </w:rPr>
        <w:annotationRef/>
      </w:r>
      <w:r>
        <w:t>This is the mechanical location so the MEs should provide this</w:t>
      </w:r>
    </w:p>
  </w:comment>
  <w:comment w:id="33" w:author="Greg Flynn" w:date="2017-02-14T02:44:00Z" w:initials="GF">
    <w:p w14:paraId="47FD9CA2" w14:textId="6E47FBB8" w:rsidR="005D57E2" w:rsidRDefault="005D57E2">
      <w:pPr>
        <w:pStyle w:val="CommentText"/>
      </w:pPr>
      <w:r>
        <w:rPr>
          <w:rStyle w:val="CommentReference"/>
        </w:rPr>
        <w:annotationRef/>
      </w:r>
      <w:r>
        <w:t>We need wiring from the Packs all the way to the motor</w:t>
      </w:r>
    </w:p>
  </w:comment>
  <w:comment w:id="34" w:author="Greg Flynn" w:date="2017-02-14T10:39:00Z" w:initials="GF">
    <w:p w14:paraId="6A01111F" w14:textId="3F2D1626" w:rsidR="005D57E2" w:rsidRDefault="005D57E2">
      <w:pPr>
        <w:pStyle w:val="CommentText"/>
      </w:pPr>
      <w:r>
        <w:rPr>
          <w:rStyle w:val="CommentReference"/>
        </w:rPr>
        <w:annotationRef/>
      </w:r>
      <w:r>
        <w:t>Who should do this?</w:t>
      </w:r>
    </w:p>
  </w:comment>
  <w:comment w:id="35" w:author="Greg Flynn" w:date="2017-02-14T22:51:00Z" w:initials="GF">
    <w:p w14:paraId="303F973B" w14:textId="0A678831" w:rsidR="005D57E2" w:rsidRDefault="005D57E2">
      <w:pPr>
        <w:pStyle w:val="CommentText"/>
      </w:pPr>
      <w:r>
        <w:rPr>
          <w:rStyle w:val="CommentReference"/>
        </w:rPr>
        <w:annotationRef/>
      </w:r>
      <w:r>
        <w:t>TSI should document the rest of the Path</w:t>
      </w:r>
    </w:p>
  </w:comment>
  <w:comment w:id="38" w:author="Greg Flynn" w:date="2017-02-13T23:14:00Z" w:initials="GF">
    <w:p w14:paraId="4797EC78" w14:textId="7E02AF04" w:rsidR="005D57E2" w:rsidRDefault="005D57E2">
      <w:pPr>
        <w:pStyle w:val="CommentText"/>
      </w:pPr>
      <w:r>
        <w:rPr>
          <w:rStyle w:val="CommentReference"/>
        </w:rPr>
        <w:annotationRef/>
      </w:r>
      <w:r>
        <w:t>Assign person to this</w:t>
      </w:r>
    </w:p>
  </w:comment>
  <w:comment w:id="41" w:author="Greg Flynn" w:date="2017-02-14T10:41:00Z" w:initials="GF">
    <w:p w14:paraId="0C3FB588" w14:textId="0EB1C938" w:rsidR="005D57E2" w:rsidRDefault="005D57E2">
      <w:pPr>
        <w:pStyle w:val="CommentText"/>
      </w:pPr>
      <w:r>
        <w:rPr>
          <w:rStyle w:val="CommentReference"/>
        </w:rPr>
        <w:annotationRef/>
      </w:r>
      <w:r>
        <w:t>What to do about this</w:t>
      </w:r>
    </w:p>
  </w:comment>
  <w:comment w:id="42" w:author="Greg Flynn" w:date="2017-02-14T23:24:00Z" w:initials="GF">
    <w:p w14:paraId="5BAC9800" w14:textId="76116D1E" w:rsidR="005D57E2" w:rsidRDefault="005D57E2">
      <w:pPr>
        <w:pStyle w:val="CommentText"/>
      </w:pPr>
      <w:r>
        <w:rPr>
          <w:rStyle w:val="CommentReference"/>
        </w:rPr>
        <w:annotationRef/>
      </w:r>
      <w:r>
        <w:t>TSV?</w:t>
      </w:r>
    </w:p>
  </w:comment>
  <w:comment w:id="43" w:author="Greg Flynn" w:date="2017-02-13T23:43:00Z" w:initials="GF">
    <w:p w14:paraId="618753E4" w14:textId="4CD79CC9" w:rsidR="005D57E2" w:rsidRDefault="005D57E2">
      <w:pPr>
        <w:pStyle w:val="CommentText"/>
      </w:pPr>
      <w:r>
        <w:rPr>
          <w:rStyle w:val="CommentReference"/>
        </w:rPr>
        <w:annotationRef/>
      </w:r>
      <w:r>
        <w:t>Is this correct? GLV</w:t>
      </w:r>
    </w:p>
  </w:comment>
  <w:comment w:id="46" w:author="Greg Flynn" w:date="2017-02-14T10:42:00Z" w:initials="GF">
    <w:p w14:paraId="30AC7E11" w14:textId="3079D470" w:rsidR="005D57E2" w:rsidRDefault="005D57E2">
      <w:pPr>
        <w:pStyle w:val="CommentText"/>
      </w:pPr>
      <w:r>
        <w:rPr>
          <w:rStyle w:val="CommentReference"/>
        </w:rPr>
        <w:annotationRef/>
      </w:r>
      <w:r>
        <w:t>Motor controller? TSI</w:t>
      </w:r>
    </w:p>
  </w:comment>
  <w:comment w:id="64" w:author="Greg Flynn" w:date="2017-02-13T23:44:00Z" w:initials="GF">
    <w:p w14:paraId="65487D22" w14:textId="0EAA25D3" w:rsidR="005D57E2" w:rsidRDefault="005D57E2">
      <w:pPr>
        <w:pStyle w:val="CommentText"/>
      </w:pPr>
      <w:r>
        <w:rPr>
          <w:rStyle w:val="CommentReference"/>
        </w:rPr>
        <w:annotationRef/>
      </w:r>
      <w:r>
        <w:t>This seems wrong.  Doesn't the part blow before the fuse? TSV</w:t>
      </w:r>
    </w:p>
  </w:comment>
  <w:comment w:id="61" w:author="Greg Flynn" w:date="2017-02-14T23:13:00Z" w:initials="GF">
    <w:p w14:paraId="7CD86C04" w14:textId="6755693A" w:rsidR="005D57E2" w:rsidRDefault="005D57E2" w:rsidP="002049D3">
      <w:pPr>
        <w:pStyle w:val="CommentText"/>
      </w:pPr>
      <w:r>
        <w:rPr>
          <w:rStyle w:val="CommentReference"/>
        </w:rPr>
        <w:annotationRef/>
      </w:r>
      <w:r>
        <w:t>If it is the case then we leave this as is and focus on replacing the PacMAN fuse</w:t>
      </w:r>
    </w:p>
  </w:comment>
  <w:comment w:id="103" w:author="Greg Flynn" w:date="2017-02-13T23:17:00Z" w:initials="GF">
    <w:p w14:paraId="4B7F814C" w14:textId="3373498A" w:rsidR="005D57E2" w:rsidRDefault="005D57E2">
      <w:pPr>
        <w:pStyle w:val="CommentText"/>
      </w:pPr>
      <w:r>
        <w:rPr>
          <w:rStyle w:val="CommentReference"/>
        </w:rPr>
        <w:annotationRef/>
      </w:r>
      <w:r>
        <w:t>Get wires done</w:t>
      </w:r>
    </w:p>
    <w:p w14:paraId="04E5C88B" w14:textId="5C80A01A" w:rsidR="005D57E2" w:rsidRDefault="005D57E2">
      <w:pPr>
        <w:pStyle w:val="CommentText"/>
      </w:pPr>
      <w:r>
        <w:t>Interconnect needs to specify all cables in this table</w:t>
      </w:r>
    </w:p>
  </w:comment>
  <w:comment w:id="104" w:author="Greg Flynn" w:date="2017-02-13T23:15:00Z" w:initials="GF">
    <w:p w14:paraId="1DCF816E" w14:textId="3602AE74" w:rsidR="005D57E2" w:rsidRDefault="005D57E2" w:rsidP="00521741">
      <w:pPr>
        <w:pStyle w:val="CommentText"/>
      </w:pPr>
      <w:r>
        <w:rPr>
          <w:rStyle w:val="CommentReference"/>
        </w:rPr>
        <w:annotationRef/>
      </w:r>
      <w:r>
        <w:t>Interconnect solve the fault current for everyone</w:t>
      </w:r>
    </w:p>
  </w:comment>
  <w:comment w:id="105" w:author="Greg Flynn" w:date="2017-02-13T23:44:00Z" w:initials="GF">
    <w:p w14:paraId="571B01E5" w14:textId="0E584E85" w:rsidR="005D57E2" w:rsidRDefault="005D57E2">
      <w:pPr>
        <w:pStyle w:val="CommentText"/>
      </w:pPr>
      <w:r>
        <w:rPr>
          <w:rStyle w:val="CommentReference"/>
        </w:rPr>
        <w:annotationRef/>
      </w:r>
      <w:r>
        <w:t>We need protection information</w:t>
      </w:r>
    </w:p>
  </w:comment>
  <w:comment w:id="111" w:author="Greg Flynn" w:date="2017-02-13T23:18:00Z" w:initials="GF">
    <w:p w14:paraId="192A1F95" w14:textId="26332A1A" w:rsidR="005D57E2" w:rsidRDefault="005D57E2">
      <w:pPr>
        <w:pStyle w:val="CommentText"/>
      </w:pPr>
      <w:r>
        <w:rPr>
          <w:rStyle w:val="CommentReference"/>
        </w:rPr>
        <w:annotationRef/>
      </w:r>
      <w:r>
        <w:t>Assign someone to this</w:t>
      </w:r>
    </w:p>
  </w:comment>
  <w:comment w:id="113" w:author="Greg Flynn" w:date="2017-02-13T23:46:00Z" w:initials="GF">
    <w:p w14:paraId="6491664F" w14:textId="47950AFB" w:rsidR="005D57E2" w:rsidRDefault="005D57E2">
      <w:pPr>
        <w:pStyle w:val="CommentText"/>
      </w:pPr>
      <w:r>
        <w:rPr>
          <w:rStyle w:val="CommentReference"/>
        </w:rPr>
        <w:annotationRef/>
      </w:r>
      <w:r>
        <w:t>What should go here?</w:t>
      </w:r>
    </w:p>
  </w:comment>
  <w:comment w:id="114" w:author="Greg Flynn" w:date="2017-02-14T10:43:00Z" w:initials="GF">
    <w:p w14:paraId="67642465" w14:textId="1574B13C" w:rsidR="005D57E2" w:rsidRDefault="005D57E2">
      <w:pPr>
        <w:pStyle w:val="CommentText"/>
      </w:pPr>
      <w:r>
        <w:rPr>
          <w:rStyle w:val="CommentReference"/>
        </w:rPr>
        <w:annotationRef/>
      </w:r>
      <w:r>
        <w:t>I think a mechanical image showing the spacing</w:t>
      </w:r>
    </w:p>
  </w:comment>
  <w:comment w:id="117" w:author="Greg Flynn" w:date="2017-02-13T23:18:00Z" w:initials="GF">
    <w:p w14:paraId="14A8CAEC" w14:textId="7F1635F1" w:rsidR="005D57E2" w:rsidRDefault="005D57E2">
      <w:pPr>
        <w:pStyle w:val="CommentText"/>
      </w:pPr>
      <w:r>
        <w:rPr>
          <w:rStyle w:val="CommentReference"/>
        </w:rPr>
        <w:annotationRef/>
      </w:r>
      <w:r>
        <w:t>Get a better name for this TSI</w:t>
      </w:r>
    </w:p>
  </w:comment>
  <w:comment w:id="121" w:author="Greg Flynn" w:date="2017-02-13T23:28:00Z" w:initials="GF">
    <w:p w14:paraId="59B50705" w14:textId="3073EFEA" w:rsidR="005D57E2" w:rsidRDefault="005D57E2">
      <w:pPr>
        <w:pStyle w:val="CommentText"/>
      </w:pPr>
      <w:r>
        <w:rPr>
          <w:rStyle w:val="CommentReference"/>
        </w:rPr>
        <w:annotationRef/>
      </w:r>
      <w:r>
        <w:t>Where is the motor information TSI</w:t>
      </w:r>
    </w:p>
  </w:comment>
  <w:comment w:id="126" w:author="Greg Flynn" w:date="2017-02-13T23:29:00Z" w:initials="GF">
    <w:p w14:paraId="2DDAB0BB" w14:textId="6483C47A" w:rsidR="005D57E2" w:rsidRDefault="005D57E2">
      <w:pPr>
        <w:pStyle w:val="CommentText"/>
      </w:pPr>
      <w:r>
        <w:rPr>
          <w:rStyle w:val="CommentReference"/>
        </w:rPr>
        <w:annotationRef/>
      </w:r>
      <w:r>
        <w:t>Measurement TSV</w:t>
      </w:r>
    </w:p>
  </w:comment>
  <w:comment w:id="127" w:author="Greg Flynn" w:date="2017-02-13T23:29:00Z" w:initials="GF">
    <w:p w14:paraId="4E596F67" w14:textId="0F5BD8B3" w:rsidR="005D57E2" w:rsidRDefault="005D57E2">
      <w:pPr>
        <w:pStyle w:val="CommentText"/>
      </w:pPr>
      <w:r>
        <w:rPr>
          <w:rStyle w:val="CommentReference"/>
        </w:rPr>
        <w:annotationRef/>
      </w:r>
      <w:r>
        <w:t>What does this mean? TSV</w:t>
      </w:r>
    </w:p>
  </w:comment>
  <w:comment w:id="129" w:author="Greg Flynn" w:date="2017-02-13T23:49:00Z" w:initials="GF">
    <w:p w14:paraId="49E7F040" w14:textId="1C3CEA87" w:rsidR="005D57E2" w:rsidRDefault="005D57E2">
      <w:pPr>
        <w:pStyle w:val="CommentText"/>
      </w:pPr>
      <w:r>
        <w:rPr>
          <w:rStyle w:val="CommentReference"/>
        </w:rPr>
        <w:annotationRef/>
      </w:r>
      <w:r>
        <w:t>Are we really using none?</w:t>
      </w:r>
    </w:p>
    <w:p w14:paraId="3EB41B1D" w14:textId="1E810400" w:rsidR="005D57E2" w:rsidRDefault="005D57E2">
      <w:pPr>
        <w:pStyle w:val="CommentText"/>
      </w:pPr>
      <w:r>
        <w:t>MEs what protects the chassis from getting High voltage?</w:t>
      </w:r>
    </w:p>
  </w:comment>
  <w:comment w:id="134" w:author="Greg Flynn" w:date="2017-02-13T23:31:00Z" w:initials="GF">
    <w:p w14:paraId="6D0B0E5D" w14:textId="2C76ACDD" w:rsidR="005D57E2" w:rsidRDefault="005D57E2">
      <w:pPr>
        <w:pStyle w:val="CommentText"/>
      </w:pPr>
      <w:r>
        <w:rPr>
          <w:rStyle w:val="CommentReference"/>
        </w:rPr>
        <w:annotationRef/>
      </w:r>
      <w:r>
        <w:t>MEs should specify this</w:t>
      </w:r>
    </w:p>
  </w:comment>
  <w:comment w:id="139" w:author="Greg Flynn" w:date="2017-02-13T23:32:00Z" w:initials="GF">
    <w:p w14:paraId="5D882D2D" w14:textId="66ACE72F" w:rsidR="005D57E2" w:rsidRDefault="005D57E2">
      <w:pPr>
        <w:pStyle w:val="CommentText"/>
      </w:pPr>
      <w:r>
        <w:rPr>
          <w:rStyle w:val="CommentReference"/>
        </w:rPr>
        <w:annotationRef/>
      </w:r>
      <w:r>
        <w:t>MEs will do this</w:t>
      </w:r>
    </w:p>
  </w:comment>
  <w:comment w:id="141" w:author="Greg Flynn" w:date="2017-02-13T23:33:00Z" w:initials="GF">
    <w:p w14:paraId="34B59542" w14:textId="6E6ED0D6" w:rsidR="005D57E2" w:rsidRDefault="005D57E2">
      <w:pPr>
        <w:pStyle w:val="CommentText"/>
      </w:pPr>
      <w:r>
        <w:rPr>
          <w:rStyle w:val="CommentReference"/>
        </w:rPr>
        <w:annotationRef/>
      </w:r>
      <w:r>
        <w:t>Who is in charge here?</w:t>
      </w:r>
    </w:p>
  </w:comment>
  <w:comment w:id="143" w:author="Greg Flynn" w:date="2017-02-13T23:34:00Z" w:initials="GF">
    <w:p w14:paraId="2C4EA219" w14:textId="684A46C0" w:rsidR="005D57E2" w:rsidRDefault="005D57E2" w:rsidP="006004F5">
      <w:pPr>
        <w:pStyle w:val="CommentText"/>
      </w:pPr>
      <w:r>
        <w:rPr>
          <w:rStyle w:val="CommentReference"/>
        </w:rPr>
        <w:annotationRef/>
      </w:r>
      <w:r>
        <w:rPr>
          <w:rStyle w:val="CommentReference"/>
        </w:rPr>
        <w:t>Dyno you do this</w:t>
      </w:r>
    </w:p>
  </w:comment>
  <w:comment w:id="147" w:author="Greg Flynn" w:date="2017-02-13T23:34:00Z" w:initials="GF">
    <w:p w14:paraId="69907F9F" w14:textId="0DB0CEA5" w:rsidR="005D57E2" w:rsidRDefault="005D57E2" w:rsidP="00716AE0">
      <w:pPr>
        <w:pStyle w:val="CommentText"/>
      </w:pPr>
      <w:r>
        <w:rPr>
          <w:rStyle w:val="CommentReference"/>
        </w:rPr>
        <w:annotationRef/>
      </w:r>
      <w:r>
        <w:t>TSI should do this</w:t>
      </w:r>
    </w:p>
  </w:comment>
  <w:comment w:id="166" w:author="Greg Flynn" w:date="2017-02-13T23:33:00Z" w:initials="GF">
    <w:p w14:paraId="52177378" w14:textId="3B092873" w:rsidR="005D57E2" w:rsidRDefault="005D57E2">
      <w:pPr>
        <w:pStyle w:val="CommentText"/>
      </w:pPr>
      <w:r>
        <w:rPr>
          <w:rStyle w:val="CommentReference"/>
        </w:rPr>
        <w:annotationRef/>
      </w:r>
      <w:r>
        <w:t>Where is the TSMP and what is the housing? TSI</w:t>
      </w:r>
    </w:p>
  </w:comment>
  <w:comment w:id="172" w:author="Greg Flynn" w:date="2017-02-13T23:33:00Z" w:initials="GF">
    <w:p w14:paraId="25ACAB92" w14:textId="73762941" w:rsidR="005D57E2" w:rsidRDefault="005D57E2">
      <w:pPr>
        <w:pStyle w:val="CommentText"/>
      </w:pPr>
      <w:r>
        <w:rPr>
          <w:rStyle w:val="CommentReference"/>
        </w:rPr>
        <w:annotationRef/>
      </w:r>
      <w:r>
        <w:t>What are we doing here?</w:t>
      </w:r>
    </w:p>
  </w:comment>
  <w:comment w:id="173" w:author="Greg Flynn" w:date="2017-02-14T22:55:00Z" w:initials="GF">
    <w:p w14:paraId="1719A7D7" w14:textId="76A3002A" w:rsidR="005D57E2" w:rsidRDefault="005D57E2" w:rsidP="000A2DC5">
      <w:pPr>
        <w:pStyle w:val="CommentText"/>
      </w:pPr>
      <w:r>
        <w:rPr>
          <w:rStyle w:val="CommentReference"/>
        </w:rPr>
        <w:annotationRef/>
      </w:r>
      <w:r>
        <w:t>TSI should design a precharge circuit.  At least try to simulate one:</w:t>
      </w:r>
    </w:p>
    <w:p w14:paraId="250CC9B6" w14:textId="066EA193" w:rsidR="005D57E2" w:rsidRDefault="00FE5C02" w:rsidP="000A2DC5">
      <w:pPr>
        <w:pStyle w:val="CommentText"/>
      </w:pPr>
      <w:hyperlink r:id="rId1" w:history="1">
        <w:r w:rsidR="005D57E2" w:rsidRPr="00691590">
          <w:rPr>
            <w:rStyle w:val="Hyperlink"/>
          </w:rPr>
          <w:t>https://en.wikipedia.org/wiki/Pre-charge</w:t>
        </w:r>
      </w:hyperlink>
    </w:p>
    <w:p w14:paraId="7C3914F5" w14:textId="76D4E7BB" w:rsidR="005D57E2" w:rsidRDefault="005D57E2" w:rsidP="00E07A80">
      <w:pPr>
        <w:pStyle w:val="CommentText"/>
      </w:pPr>
      <w:r>
        <w:t>It is possible that the motor controller already does this.  Verify if it does</w:t>
      </w:r>
    </w:p>
  </w:comment>
  <w:comment w:id="174" w:author="Windows User" w:date="2017-02-20T17:22:00Z" w:initials="WU">
    <w:p w14:paraId="64BCCE27" w14:textId="12D4A0F2" w:rsidR="0021390E" w:rsidRDefault="0021390E">
      <w:pPr>
        <w:pStyle w:val="CommentText"/>
      </w:pPr>
      <w:r>
        <w:rPr>
          <w:rStyle w:val="CommentReference"/>
        </w:rPr>
        <w:annotationRef/>
      </w:r>
      <w:r>
        <w:t>Are they talking about a fuse? If so, documentation says a 10A. We have a 25A on the MC now. I looked up a 10A automotive fuse for this info.</w:t>
      </w:r>
    </w:p>
  </w:comment>
  <w:comment w:id="175" w:author="Windows User" w:date="2017-02-20T17:32:00Z" w:initials="WU">
    <w:p w14:paraId="5BAD9E71" w14:textId="25B53A46" w:rsidR="0021390E" w:rsidRDefault="0021390E">
      <w:pPr>
        <w:pStyle w:val="CommentText"/>
      </w:pPr>
      <w:r>
        <w:rPr>
          <w:rStyle w:val="CommentReference"/>
        </w:rPr>
        <w:annotationRef/>
      </w:r>
      <w:hyperlink r:id="rId2" w:history="1">
        <w:r w:rsidRPr="0001504D">
          <w:rPr>
            <w:rStyle w:val="Hyperlink"/>
          </w:rPr>
          <w:t>http://www.mouser.com/ds/2/240/littelfuse_tac_ato_58v_blade_fuses-523219.pdf</w:t>
        </w:r>
      </w:hyperlink>
    </w:p>
    <w:p w14:paraId="60224FE1" w14:textId="77777777" w:rsidR="0021390E" w:rsidRDefault="0021390E">
      <w:pPr>
        <w:pStyle w:val="CommentText"/>
      </w:pPr>
    </w:p>
    <w:p w14:paraId="34895F9B" w14:textId="16757345" w:rsidR="0021390E" w:rsidRDefault="0021390E">
      <w:pPr>
        <w:pStyle w:val="CommentText"/>
      </w:pPr>
      <w:r>
        <w:t>That’s the datasheet I used. Honestly not totally sure on some of the characteristics listed. Did my best.</w:t>
      </w:r>
    </w:p>
  </w:comment>
  <w:comment w:id="198" w:author="Windows User" w:date="2017-02-20T17:39:00Z" w:initials="WU">
    <w:p w14:paraId="63FB97E7" w14:textId="2350E1B9" w:rsidR="00362AC1" w:rsidRDefault="00362AC1" w:rsidP="00362AC1">
      <w:pPr>
        <w:pStyle w:val="CommentText"/>
      </w:pPr>
      <w:r>
        <w:rPr>
          <w:rStyle w:val="CommentReference"/>
        </w:rPr>
        <w:annotationRef/>
      </w:r>
      <w:r w:rsidR="001E0D98">
        <w:t>Here I</w:t>
      </w:r>
      <w:r>
        <w:t xml:space="preserve"> just looked at the datasheet, at the 200% of rating value, then multiplied by typ. Voltage drop to get watts</w:t>
      </w:r>
    </w:p>
    <w:p w14:paraId="30533DA8" w14:textId="77777777" w:rsidR="00362AC1" w:rsidRDefault="00362AC1">
      <w:pPr>
        <w:pStyle w:val="CommentText"/>
      </w:pPr>
    </w:p>
  </w:comment>
  <w:comment w:id="213" w:author="Greg Flynn" w:date="2017-02-13T23:33:00Z" w:initials="GF">
    <w:p w14:paraId="08F99CCC" w14:textId="1E1B7AD9" w:rsidR="005D57E2" w:rsidRDefault="005D57E2">
      <w:pPr>
        <w:pStyle w:val="CommentText"/>
      </w:pPr>
      <w:r>
        <w:rPr>
          <w:rStyle w:val="CommentReference"/>
        </w:rPr>
        <w:annotationRef/>
      </w:r>
      <w:r>
        <w:t>What are we doing here?</w:t>
      </w:r>
    </w:p>
  </w:comment>
  <w:comment w:id="214" w:author="Greg Flynn" w:date="2017-02-14T22:58:00Z" w:initials="GF">
    <w:p w14:paraId="0A04C3A0" w14:textId="46A9D8BF" w:rsidR="005D57E2" w:rsidRDefault="005D57E2">
      <w:pPr>
        <w:pStyle w:val="CommentText"/>
      </w:pPr>
      <w:r>
        <w:rPr>
          <w:rStyle w:val="CommentReference"/>
        </w:rPr>
        <w:annotationRef/>
      </w:r>
      <w:r>
        <w:t>TSI we do need something here</w:t>
      </w:r>
    </w:p>
    <w:p w14:paraId="4A76B27A" w14:textId="7CECFCD6" w:rsidR="005D57E2" w:rsidRDefault="005D57E2">
      <w:pPr>
        <w:pStyle w:val="CommentText"/>
      </w:pPr>
      <w:r>
        <w:t>What circuitry will be used here?</w:t>
      </w:r>
    </w:p>
  </w:comment>
  <w:comment w:id="226" w:author="Greg Flynn" w:date="2017-02-13T23:34:00Z" w:initials="GF">
    <w:p w14:paraId="71249699" w14:textId="0E80B27B" w:rsidR="005D57E2" w:rsidRDefault="005D57E2" w:rsidP="000A2DC5">
      <w:pPr>
        <w:pStyle w:val="CommentText"/>
      </w:pPr>
      <w:r>
        <w:rPr>
          <w:rStyle w:val="CommentReference"/>
        </w:rPr>
        <w:annotationRef/>
      </w:r>
      <w:r>
        <w:t>TSI should do this</w:t>
      </w:r>
    </w:p>
  </w:comment>
  <w:comment w:id="234" w:author="Greg Flynn" w:date="2017-02-13T23:36:00Z" w:initials="GF">
    <w:p w14:paraId="5464A519" w14:textId="151C17B3" w:rsidR="005D57E2" w:rsidRDefault="005D57E2">
      <w:pPr>
        <w:pStyle w:val="CommentText"/>
      </w:pPr>
      <w:r>
        <w:rPr>
          <w:rStyle w:val="CommentReference"/>
        </w:rPr>
        <w:annotationRef/>
      </w:r>
      <w:r>
        <w:t>What's going on here?</w:t>
      </w:r>
    </w:p>
  </w:comment>
  <w:comment w:id="235" w:author="Greg Flynn" w:date="2017-02-14T23:21:00Z" w:initials="GF">
    <w:p w14:paraId="293A6E16" w14:textId="24CAA99B" w:rsidR="005D57E2" w:rsidRDefault="005D57E2">
      <w:pPr>
        <w:pStyle w:val="CommentText"/>
      </w:pPr>
      <w:r>
        <w:rPr>
          <w:rStyle w:val="CommentReference"/>
        </w:rPr>
        <w:annotationRef/>
      </w:r>
      <w:r>
        <w:t>TSI</w:t>
      </w:r>
    </w:p>
  </w:comment>
  <w:comment w:id="250" w:author="Greg Flynn" w:date="2017-02-13T23:36:00Z" w:initials="GF">
    <w:p w14:paraId="6305B65D" w14:textId="44BE0E28" w:rsidR="005D57E2" w:rsidRDefault="005D57E2">
      <w:pPr>
        <w:pStyle w:val="CommentText"/>
      </w:pPr>
      <w:r>
        <w:rPr>
          <w:rStyle w:val="CommentReference"/>
        </w:rPr>
        <w:annotationRef/>
      </w:r>
      <w:r>
        <w:t>Who's should be assigned here?</w:t>
      </w:r>
    </w:p>
  </w:comment>
  <w:comment w:id="252" w:author="Greg Flynn" w:date="2017-02-13T23:37:00Z" w:initials="GF">
    <w:p w14:paraId="63248011" w14:textId="4F4F6C58" w:rsidR="005D57E2" w:rsidRDefault="005D57E2">
      <w:pPr>
        <w:pStyle w:val="CommentText"/>
      </w:pPr>
      <w:r>
        <w:rPr>
          <w:rStyle w:val="CommentReference"/>
        </w:rPr>
        <w:annotationRef/>
      </w:r>
      <w:r>
        <w:t>We need a narrative TSV</w:t>
      </w:r>
    </w:p>
  </w:comment>
  <w:comment w:id="269" w:author="Greg Flynn" w:date="2017-02-13T23:51:00Z" w:initials="GF">
    <w:p w14:paraId="0D07EC13" w14:textId="652BD7DC" w:rsidR="005D57E2" w:rsidRDefault="005D57E2">
      <w:pPr>
        <w:pStyle w:val="CommentText"/>
      </w:pPr>
      <w:r>
        <w:rPr>
          <w:rStyle w:val="CommentReference"/>
        </w:rPr>
        <w:annotationRef/>
      </w:r>
      <w:r>
        <w:t>So this is going to be a problem</w:t>
      </w:r>
    </w:p>
  </w:comment>
  <w:comment w:id="270" w:author="Greg Flynn" w:date="2017-02-14T23:00:00Z" w:initials="GF">
    <w:p w14:paraId="591FB2A4" w14:textId="46CFCD7F" w:rsidR="005D57E2" w:rsidRDefault="005D57E2">
      <w:pPr>
        <w:pStyle w:val="CommentText"/>
      </w:pPr>
      <w:r>
        <w:rPr>
          <w:rStyle w:val="CommentReference"/>
        </w:rPr>
        <w:annotationRef/>
      </w:r>
      <w:r>
        <w:t>What should we do to fix this? TSV</w:t>
      </w:r>
    </w:p>
  </w:comment>
  <w:comment w:id="278" w:author="Greg Flynn" w:date="2017-02-13T23:39:00Z" w:initials="GF">
    <w:p w14:paraId="4B250DA1" w14:textId="0EE41D32" w:rsidR="005D57E2" w:rsidRDefault="005D57E2" w:rsidP="007C6CF6">
      <w:pPr>
        <w:pStyle w:val="CommentText"/>
      </w:pPr>
      <w:r>
        <w:rPr>
          <w:rStyle w:val="CommentReference"/>
        </w:rPr>
        <w:annotationRef/>
      </w:r>
      <w:r>
        <w:t>Add function to all buttons GLV</w:t>
      </w:r>
    </w:p>
  </w:comment>
  <w:comment w:id="279" w:author="Greg Flynn" w:date="2017-02-13T23:39:00Z" w:initials="GF">
    <w:p w14:paraId="1795855E" w14:textId="7AD6D37F" w:rsidR="005D57E2" w:rsidRDefault="005D57E2">
      <w:pPr>
        <w:pStyle w:val="CommentText"/>
      </w:pPr>
      <w:r>
        <w:rPr>
          <w:rStyle w:val="CommentReference"/>
        </w:rPr>
        <w:annotationRef/>
      </w:r>
      <w:r>
        <w:t>What does this stand for? GLV</w:t>
      </w:r>
    </w:p>
  </w:comment>
  <w:comment w:id="280" w:author="Greg Flynn" w:date="2017-02-14T23:22:00Z" w:initials="GF">
    <w:p w14:paraId="2B91785C" w14:textId="0ABDCC98" w:rsidR="005D57E2" w:rsidRDefault="005D57E2">
      <w:pPr>
        <w:pStyle w:val="CommentText"/>
      </w:pPr>
      <w:r>
        <w:rPr>
          <w:rStyle w:val="CommentReference"/>
        </w:rPr>
        <w:annotationRef/>
      </w:r>
      <w:r>
        <w:t>Should be defined in acronym list</w:t>
      </w:r>
    </w:p>
  </w:comment>
  <w:comment w:id="281" w:author="Greg Flynn" w:date="2017-02-14T23:04:00Z" w:initials="GF">
    <w:p w14:paraId="43614A35" w14:textId="7A2113BD" w:rsidR="005D57E2" w:rsidRDefault="005D57E2">
      <w:pPr>
        <w:pStyle w:val="CommentText"/>
      </w:pPr>
      <w:r>
        <w:rPr>
          <w:rStyle w:val="CommentReference"/>
        </w:rPr>
        <w:annotationRef/>
      </w:r>
      <w:r>
        <w:t>This needs to directly control a relay on the safety loop per EV7.11</w:t>
      </w:r>
    </w:p>
  </w:comment>
  <w:comment w:id="284" w:author="Greg Flynn" w:date="2017-02-13T23:52:00Z" w:initials="GF">
    <w:p w14:paraId="4D245F15" w14:textId="01DB26B5" w:rsidR="005D57E2" w:rsidRDefault="005D57E2">
      <w:pPr>
        <w:pStyle w:val="CommentText"/>
      </w:pPr>
      <w:r>
        <w:rPr>
          <w:rStyle w:val="CommentReference"/>
        </w:rPr>
        <w:annotationRef/>
      </w:r>
      <w:r>
        <w:t xml:space="preserve">This is a CAD drawing </w:t>
      </w:r>
    </w:p>
    <w:p w14:paraId="7D24A502" w14:textId="4F688D4C" w:rsidR="005D57E2" w:rsidRDefault="005D57E2">
      <w:pPr>
        <w:pStyle w:val="CommentText"/>
      </w:pPr>
      <w:r>
        <w:t>MEs need to do this</w:t>
      </w:r>
    </w:p>
  </w:comment>
  <w:comment w:id="310" w:author="Greg Flynn" w:date="2017-02-13T23:40:00Z" w:initials="GF">
    <w:p w14:paraId="5DB9022E" w14:textId="0E23FE06" w:rsidR="005D57E2" w:rsidRDefault="005D57E2">
      <w:pPr>
        <w:pStyle w:val="CommentText"/>
      </w:pPr>
      <w:r>
        <w:rPr>
          <w:rStyle w:val="CommentReference"/>
        </w:rPr>
        <w:annotationRef/>
      </w:r>
      <w:r>
        <w:t>Where is a schematic</w:t>
      </w:r>
    </w:p>
  </w:comment>
  <w:comment w:id="312" w:author="Greg Flynn" w:date="2017-02-13T23:40:00Z" w:initials="GF">
    <w:p w14:paraId="16F972D7" w14:textId="68521BAB" w:rsidR="005D57E2" w:rsidRDefault="005D57E2">
      <w:pPr>
        <w:pStyle w:val="CommentText"/>
      </w:pPr>
      <w:r>
        <w:rPr>
          <w:rStyle w:val="CommentReference"/>
        </w:rPr>
        <w:annotationRef/>
      </w:r>
      <w:r>
        <w:t>Give a figure reference</w:t>
      </w:r>
    </w:p>
  </w:comment>
  <w:comment w:id="315" w:author="Greg Flynn" w:date="2017-02-13T23:41:00Z" w:initials="GF">
    <w:p w14:paraId="54BF4B62" w14:textId="44EB5E60" w:rsidR="005D57E2" w:rsidRDefault="005D57E2">
      <w:pPr>
        <w:pStyle w:val="CommentText"/>
      </w:pPr>
      <w:r>
        <w:rPr>
          <w:rStyle w:val="CommentReference"/>
        </w:rPr>
        <w:annotationRef/>
      </w:r>
      <w:r>
        <w:t>What's going on here?</w:t>
      </w:r>
    </w:p>
  </w:comment>
  <w:comment w:id="318" w:author="Greg Flynn" w:date="2017-02-13T23:41:00Z" w:initials="GF">
    <w:p w14:paraId="661E302B" w14:textId="15ED8977" w:rsidR="005D57E2" w:rsidRDefault="005D57E2">
      <w:pPr>
        <w:pStyle w:val="CommentText"/>
      </w:pPr>
      <w:r>
        <w:rPr>
          <w:rStyle w:val="CommentReference"/>
        </w:rPr>
        <w:annotationRef/>
      </w:r>
      <w:r>
        <w:t>Need a schematic</w:t>
      </w:r>
    </w:p>
  </w:comment>
  <w:comment w:id="319" w:author="Greg Flynn" w:date="2017-02-13T23:10:00Z" w:initials="GF">
    <w:p w14:paraId="7FA15167" w14:textId="77777777" w:rsidR="005D57E2" w:rsidRDefault="005D57E2">
      <w:pPr>
        <w:pStyle w:val="CommentText"/>
      </w:pPr>
      <w:r>
        <w:rPr>
          <w:rStyle w:val="CommentReference"/>
        </w:rPr>
        <w:annotationRef/>
      </w:r>
      <w:r>
        <w:t>Should this be in TSEL?</w:t>
      </w:r>
    </w:p>
    <w:p w14:paraId="650D8F1B" w14:textId="67FBAD71" w:rsidR="005D57E2" w:rsidRDefault="005D57E2">
      <w:pPr>
        <w:pStyle w:val="CommentText"/>
      </w:pPr>
      <w:r>
        <w:t>If so what should be here?</w:t>
      </w:r>
    </w:p>
  </w:comment>
  <w:comment w:id="316" w:author="Greg Flynn" w:date="2017-02-14T23:05:00Z" w:initials="GF">
    <w:p w14:paraId="5D08C72D" w14:textId="3AB64077" w:rsidR="005D57E2" w:rsidRDefault="005D57E2">
      <w:pPr>
        <w:pStyle w:val="CommentText"/>
      </w:pPr>
      <w:r>
        <w:rPr>
          <w:rStyle w:val="CommentReference"/>
        </w:rPr>
        <w:annotationRef/>
      </w:r>
      <w:r>
        <w:t>TSI and GLV I’m not sure what’s going on here</w:t>
      </w:r>
    </w:p>
    <w:p w14:paraId="65FB0013" w14:textId="528C69FE" w:rsidR="005D57E2" w:rsidRDefault="005D57E2" w:rsidP="00E955E1">
      <w:pPr>
        <w:pStyle w:val="CommentText"/>
      </w:pPr>
      <w:r>
        <w:t>GLV you should do the TSEL light (EV9.1)  You can do this by looking at the voltage on the AIRs part of the safety loop.</w:t>
      </w:r>
    </w:p>
    <w:p w14:paraId="3AC27EEF" w14:textId="6FCB26F0" w:rsidR="005D57E2" w:rsidRDefault="005D57E2" w:rsidP="00E955E1">
      <w:pPr>
        <w:pStyle w:val="CommentText"/>
      </w:pPr>
      <w:r>
        <w:t>TSI you should do the TSVP section.</w:t>
      </w:r>
    </w:p>
  </w:comment>
  <w:comment w:id="329" w:author="Greg Flynn" w:date="2017-02-13T23:41:00Z" w:initials="GF">
    <w:p w14:paraId="44C78824" w14:textId="6BDA50C7" w:rsidR="005D57E2" w:rsidRDefault="005D57E2">
      <w:pPr>
        <w:pStyle w:val="CommentText"/>
      </w:pPr>
      <w:r>
        <w:rPr>
          <w:rStyle w:val="CommentReference"/>
        </w:rPr>
        <w:annotationRef/>
      </w:r>
      <w:r>
        <w:t>Who should be assigned to this?</w:t>
      </w:r>
    </w:p>
  </w:comment>
  <w:comment w:id="333" w:author="Greg Flynn" w:date="2017-02-13T23:41:00Z" w:initials="GF">
    <w:p w14:paraId="4D04E564" w14:textId="3EABC5DE" w:rsidR="005D57E2" w:rsidRDefault="005D57E2">
      <w:pPr>
        <w:pStyle w:val="CommentText"/>
      </w:pPr>
      <w:r>
        <w:rPr>
          <w:rStyle w:val="CommentReference"/>
        </w:rPr>
        <w:annotationRef/>
      </w:r>
      <w:r>
        <w:t>Need to be added TSV</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04CA4C" w15:done="0"/>
  <w15:commentEx w15:paraId="2F87156B" w15:done="0"/>
  <w15:commentEx w15:paraId="0626FEE6" w15:done="0"/>
  <w15:commentEx w15:paraId="59B3F819" w15:done="0"/>
  <w15:commentEx w15:paraId="7AA91016" w15:paraIdParent="59B3F819" w15:done="0"/>
  <w15:commentEx w15:paraId="62C41412" w15:done="0"/>
  <w15:commentEx w15:paraId="17F064B8" w15:done="0"/>
  <w15:commentEx w15:paraId="2D639720" w15:done="0"/>
  <w15:commentEx w15:paraId="47FD9CA2" w15:done="0"/>
  <w15:commentEx w15:paraId="6A01111F" w15:paraIdParent="47FD9CA2" w15:done="0"/>
  <w15:commentEx w15:paraId="303F973B" w15:paraIdParent="47FD9CA2" w15:done="0"/>
  <w15:commentEx w15:paraId="4797EC78" w15:done="0"/>
  <w15:commentEx w15:paraId="0C3FB588" w15:done="0"/>
  <w15:commentEx w15:paraId="5BAC9800" w15:paraIdParent="0C3FB588" w15:done="0"/>
  <w15:commentEx w15:paraId="618753E4" w15:done="0"/>
  <w15:commentEx w15:paraId="30AC7E11" w15:done="0"/>
  <w15:commentEx w15:paraId="65487D22" w15:done="0"/>
  <w15:commentEx w15:paraId="7CD86C04" w15:paraIdParent="65487D22" w15:done="0"/>
  <w15:commentEx w15:paraId="04E5C88B" w15:done="0"/>
  <w15:commentEx w15:paraId="1DCF816E" w15:done="0"/>
  <w15:commentEx w15:paraId="571B01E5" w15:done="0"/>
  <w15:commentEx w15:paraId="192A1F95" w15:done="0"/>
  <w15:commentEx w15:paraId="6491664F" w15:done="0"/>
  <w15:commentEx w15:paraId="67642465" w15:paraIdParent="6491664F" w15:done="0"/>
  <w15:commentEx w15:paraId="14A8CAEC" w15:done="0"/>
  <w15:commentEx w15:paraId="59B50705" w15:done="0"/>
  <w15:commentEx w15:paraId="2DDAB0BB" w15:done="0"/>
  <w15:commentEx w15:paraId="4E596F67" w15:done="0"/>
  <w15:commentEx w15:paraId="3EB41B1D" w15:done="0"/>
  <w15:commentEx w15:paraId="6D0B0E5D" w15:done="0"/>
  <w15:commentEx w15:paraId="5D882D2D" w15:done="0"/>
  <w15:commentEx w15:paraId="34B59542" w15:done="0"/>
  <w15:commentEx w15:paraId="2C4EA219" w15:done="0"/>
  <w15:commentEx w15:paraId="69907F9F" w15:done="0"/>
  <w15:commentEx w15:paraId="52177378" w15:done="0"/>
  <w15:commentEx w15:paraId="25ACAB92" w15:done="0"/>
  <w15:commentEx w15:paraId="7C3914F5" w15:paraIdParent="25ACAB92" w15:done="0"/>
  <w15:commentEx w15:paraId="64BCCE27" w15:paraIdParent="25ACAB92" w15:done="0"/>
  <w15:commentEx w15:paraId="34895F9B" w15:paraIdParent="25ACAB92" w15:done="0"/>
  <w15:commentEx w15:paraId="30533DA8" w15:done="0"/>
  <w15:commentEx w15:paraId="08F99CCC" w15:done="0"/>
  <w15:commentEx w15:paraId="4A76B27A" w15:paraIdParent="08F99CCC" w15:done="0"/>
  <w15:commentEx w15:paraId="71249699" w15:done="0"/>
  <w15:commentEx w15:paraId="5464A519" w15:done="0"/>
  <w15:commentEx w15:paraId="293A6E16" w15:paraIdParent="5464A519" w15:done="0"/>
  <w15:commentEx w15:paraId="6305B65D" w15:done="0"/>
  <w15:commentEx w15:paraId="63248011" w15:done="0"/>
  <w15:commentEx w15:paraId="0D07EC13" w15:done="0"/>
  <w15:commentEx w15:paraId="591FB2A4" w15:paraIdParent="0D07EC13" w15:done="0"/>
  <w15:commentEx w15:paraId="4B250DA1" w15:done="0"/>
  <w15:commentEx w15:paraId="1795855E" w15:done="0"/>
  <w15:commentEx w15:paraId="2B91785C" w15:paraIdParent="1795855E" w15:done="0"/>
  <w15:commentEx w15:paraId="43614A35" w15:done="0"/>
  <w15:commentEx w15:paraId="7D24A502" w15:done="0"/>
  <w15:commentEx w15:paraId="5DB9022E" w15:done="0"/>
  <w15:commentEx w15:paraId="16F972D7" w15:done="0"/>
  <w15:commentEx w15:paraId="54BF4B62" w15:done="0"/>
  <w15:commentEx w15:paraId="661E302B" w15:done="0"/>
  <w15:commentEx w15:paraId="650D8F1B" w15:done="0"/>
  <w15:commentEx w15:paraId="3AC27EEF" w15:done="0"/>
  <w15:commentEx w15:paraId="44C78824" w15:done="0"/>
  <w15:commentEx w15:paraId="4D04E56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1620B0" w14:textId="77777777" w:rsidR="00FE5C02" w:rsidRDefault="00FE5C02">
      <w:pPr>
        <w:spacing w:after="0" w:line="240" w:lineRule="auto"/>
      </w:pPr>
      <w:r>
        <w:separator/>
      </w:r>
    </w:p>
  </w:endnote>
  <w:endnote w:type="continuationSeparator" w:id="0">
    <w:p w14:paraId="315B95EF" w14:textId="77777777" w:rsidR="00FE5C02" w:rsidRDefault="00FE5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MS Mincho"/>
    <w:charset w:val="80"/>
    <w:family w:val="auto"/>
    <w:pitch w:val="default"/>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B481" w14:textId="34A83A32" w:rsidR="005D57E2" w:rsidRPr="00402EDB" w:rsidRDefault="00FE5C02">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EndPr/>
      <w:sdtContent>
        <w:r w:rsidR="005D57E2" w:rsidRPr="00402EDB">
          <w:rPr>
            <w:lang w:val="es-ES_tradnl"/>
          </w:rPr>
          <w:t>2017 Formula Hybrid ESF (Rev 0C)</w:t>
        </w:r>
      </w:sdtContent>
    </w:sdt>
    <w:r w:rsidR="005D57E2" w:rsidRPr="00402EDB">
      <w:rPr>
        <w:lang w:val="es-ES_tradnl"/>
      </w:rPr>
      <w:tab/>
    </w:r>
    <w:r w:rsidR="005D57E2">
      <w:fldChar w:fldCharType="begin"/>
    </w:r>
    <w:r w:rsidR="005D57E2" w:rsidRPr="00402EDB">
      <w:rPr>
        <w:lang w:val="es-ES_tradnl"/>
      </w:rPr>
      <w:instrText xml:space="preserve"> PAGE </w:instrText>
    </w:r>
    <w:r w:rsidR="005D57E2">
      <w:fldChar w:fldCharType="separate"/>
    </w:r>
    <w:r w:rsidR="00E74ACD">
      <w:rPr>
        <w:noProof/>
        <w:lang w:val="es-ES_tradnl"/>
      </w:rPr>
      <w:t>v</w:t>
    </w:r>
    <w:r w:rsidR="005D57E2">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D230F" w14:textId="77777777" w:rsidR="005D57E2" w:rsidRDefault="005D57E2"/>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52607" w14:textId="77777777" w:rsidR="005D57E2" w:rsidRDefault="005D57E2"/>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9B034" w14:textId="77777777" w:rsidR="005D57E2" w:rsidRDefault="005D57E2"/>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B5947" w14:textId="77777777" w:rsidR="005D57E2" w:rsidRDefault="005D57E2"/>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23F13" w14:textId="77777777" w:rsidR="005D57E2" w:rsidRDefault="005D57E2"/>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5BE94" w14:textId="77777777" w:rsidR="005D57E2" w:rsidRDefault="005D57E2"/>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1243F" w14:textId="77777777" w:rsidR="005D57E2" w:rsidRDefault="005D57E2"/>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0DF8A" w14:textId="77777777" w:rsidR="005D57E2" w:rsidRDefault="005D57E2"/>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0F1C4" w14:textId="77777777" w:rsidR="005D57E2" w:rsidRDefault="005D57E2"/>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2C36D" w14:textId="77777777" w:rsidR="005D57E2" w:rsidRDefault="005D57E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AE2D8" w14:textId="77777777" w:rsidR="005D57E2" w:rsidRDefault="005D57E2"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2D92" w14:textId="77777777" w:rsidR="005D57E2" w:rsidRDefault="005D57E2"/>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A72D6" w14:textId="77777777" w:rsidR="005D57E2" w:rsidRDefault="005D57E2"/>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2FD93" w14:textId="77777777" w:rsidR="005D57E2" w:rsidRDefault="005D57E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B4D81" w14:textId="77777777" w:rsidR="005D57E2" w:rsidRDefault="005D57E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46F48" w14:textId="56FDBEED" w:rsidR="005D57E2" w:rsidRDefault="00FE5C02">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EndPr/>
      <w:sdtContent>
        <w:r w:rsidR="005D57E2">
          <w:t>2017 Formula Hybrid ESF (Rev 0C)</w:t>
        </w:r>
      </w:sdtContent>
    </w:sdt>
    <w:r w:rsidR="005D57E2">
      <w:tab/>
    </w:r>
    <w:r w:rsidR="005D57E2">
      <w:fldChar w:fldCharType="begin"/>
    </w:r>
    <w:r w:rsidR="005D57E2">
      <w:instrText xml:space="preserve"> PAGE </w:instrText>
    </w:r>
    <w:r w:rsidR="005D57E2">
      <w:fldChar w:fldCharType="separate"/>
    </w:r>
    <w:r w:rsidR="00E74ACD">
      <w:rPr>
        <w:noProof/>
      </w:rPr>
      <w:t>vii</w:t>
    </w:r>
    <w:r w:rsidR="005D57E2">
      <w:fldChar w:fldCharType="end"/>
    </w:r>
    <w:r w:rsidR="005D57E2">
      <w:tab/>
    </w:r>
    <w:r>
      <w:fldChar w:fldCharType="begin"/>
    </w:r>
    <w:r>
      <w:instrText xml:space="preserve"> STYLEREF  "Heading 1" \l  \* MERGEFORMAT </w:instrText>
    </w:r>
    <w:r>
      <w:fldChar w:fldCharType="separate"/>
    </w:r>
    <w:r w:rsidR="00E74ACD">
      <w:rPr>
        <w:noProof/>
      </w:rPr>
      <w:t>List of Tables</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0EFE3" w14:textId="77777777" w:rsidR="005D57E2" w:rsidRDefault="005D57E2"/>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8D6DC" w14:textId="77777777" w:rsidR="005D57E2" w:rsidRDefault="005D57E2"/>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C7BC" w14:textId="77777777" w:rsidR="005D57E2" w:rsidRDefault="005D57E2"/>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39FF6" w14:textId="77777777" w:rsidR="005D57E2" w:rsidRDefault="005D57E2"/>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D0EAA" w14:textId="77777777" w:rsidR="005D57E2" w:rsidRDefault="005D57E2" w:rsidP="00150D51">
    <w:pPr>
      <w:pStyle w:val="Footer"/>
    </w:pPr>
  </w:p>
  <w:p w14:paraId="2968513F" w14:textId="18B567EF" w:rsidR="005D57E2" w:rsidRDefault="00FE5C02"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EndPr/>
      <w:sdtContent>
        <w:r w:rsidR="005D57E2">
          <w:t>2017 Formula Hybrid ESF (Rev 0C)</w:t>
        </w:r>
      </w:sdtContent>
    </w:sdt>
    <w:r w:rsidR="005D57E2">
      <w:tab/>
    </w:r>
    <w:r w:rsidR="005D57E2">
      <w:fldChar w:fldCharType="begin"/>
    </w:r>
    <w:r w:rsidR="005D57E2">
      <w:instrText xml:space="preserve"> PAGE </w:instrText>
    </w:r>
    <w:r w:rsidR="005D57E2">
      <w:fldChar w:fldCharType="separate"/>
    </w:r>
    <w:r w:rsidR="00E74ACD">
      <w:rPr>
        <w:noProof/>
      </w:rPr>
      <w:t>37</w:t>
    </w:r>
    <w:r w:rsidR="005D57E2">
      <w:fldChar w:fldCharType="end"/>
    </w:r>
    <w:r w:rsidR="005D57E2">
      <w:tab/>
    </w:r>
    <w:r>
      <w:fldChar w:fldCharType="begin"/>
    </w:r>
    <w:r>
      <w:instrText xml:space="preserve"> STYLEREF  "Heading 1" \l  \* MERGEFORMAT </w:instrText>
    </w:r>
    <w:r>
      <w:fldChar w:fldCharType="separate"/>
    </w:r>
    <w:r w:rsidR="00E74ACD">
      <w:rPr>
        <w:noProof/>
      </w:rPr>
      <w:t>Safety Controls and Indicators</w:t>
    </w:r>
    <w:r>
      <w:rPr>
        <w:noProof/>
      </w:rPr>
      <w:fldChar w:fldCharType="end"/>
    </w:r>
  </w:p>
  <w:p w14:paraId="2201AE49" w14:textId="77777777" w:rsidR="005D57E2" w:rsidRDefault="005D57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D7DBF" w14:textId="77777777" w:rsidR="00FE5C02" w:rsidRDefault="00FE5C02">
      <w:pPr>
        <w:spacing w:after="0" w:line="240" w:lineRule="auto"/>
      </w:pPr>
      <w:r>
        <w:separator/>
      </w:r>
    </w:p>
  </w:footnote>
  <w:footnote w:type="continuationSeparator" w:id="0">
    <w:p w14:paraId="0F8D7C72" w14:textId="77777777" w:rsidR="00FE5C02" w:rsidRDefault="00FE5C02">
      <w:pPr>
        <w:spacing w:after="0" w:line="240" w:lineRule="auto"/>
      </w:pPr>
      <w:r>
        <w:continuationSeparator/>
      </w:r>
    </w:p>
  </w:footnote>
  <w:footnote w:id="1">
    <w:p w14:paraId="686AE931" w14:textId="19A7993F" w:rsidR="005D57E2" w:rsidRPr="00F01C08" w:rsidRDefault="005D57E2"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5D57E2" w:rsidRDefault="005D57E2">
      <w:pPr>
        <w:pStyle w:val="FootnoteText"/>
      </w:pPr>
      <w:r>
        <w:rPr>
          <w:rStyle w:val="FootnoteReference"/>
        </w:rPr>
        <w:footnoteRef/>
      </w:r>
      <w:r>
        <w:t xml:space="preserve"> This includes an 80% derating for available traction energy</w:t>
      </w:r>
    </w:p>
  </w:footnote>
  <w:footnote w:id="3">
    <w:p w14:paraId="085B13F9" w14:textId="1CD486EE" w:rsidR="005D57E2" w:rsidRDefault="005D57E2">
      <w:pPr>
        <w:pStyle w:val="FootnoteText"/>
      </w:pPr>
      <w:r>
        <w:rPr>
          <w:rStyle w:val="FootnoteReference"/>
        </w:rPr>
        <w:footnoteRef/>
      </w:r>
      <w:r>
        <w:t xml:space="preserve"> Note Segment energy = rated AH x nominal voltage. The 80% derating is NOT applied for this calculation.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B5DF9" w14:textId="77777777" w:rsidR="005D57E2" w:rsidRDefault="005D57E2">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5D57E2" w:rsidRDefault="005D57E2">
    <w:pPr>
      <w:pStyle w:val="Header"/>
    </w:pPr>
    <w:r>
      <w:t>__________________________________________________________________________</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1E3F" w14:textId="77777777" w:rsidR="005D57E2" w:rsidRDefault="005D57E2"/>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B4E0A" w14:textId="77777777" w:rsidR="005D57E2" w:rsidRDefault="005D57E2"/>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BFAA5" w14:textId="77777777" w:rsidR="005D57E2" w:rsidRDefault="005D57E2"/>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FA612" w14:textId="77777777" w:rsidR="005D57E2" w:rsidRDefault="005D57E2"/>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34515" w14:textId="77777777" w:rsidR="005D57E2" w:rsidRDefault="005D57E2"/>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A4837" w14:textId="77777777" w:rsidR="005D57E2" w:rsidRDefault="005D57E2"/>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EDED4" w14:textId="77777777" w:rsidR="005D57E2" w:rsidRDefault="005D57E2"/>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77BA0" w14:textId="77777777" w:rsidR="005D57E2" w:rsidRDefault="005D57E2"/>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739C9" w14:textId="77777777" w:rsidR="005D57E2" w:rsidRDefault="005D57E2"/>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7A544" w14:textId="77777777" w:rsidR="005D57E2" w:rsidRDefault="005D57E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15D9F" w14:textId="77777777" w:rsidR="005D57E2" w:rsidRDefault="005D57E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8A94" w14:textId="77777777" w:rsidR="005D57E2" w:rsidRDefault="005D57E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0432A" w14:textId="77777777" w:rsidR="005D57E2" w:rsidRDefault="005D57E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6FB80" w14:textId="77777777" w:rsidR="005D57E2" w:rsidRDefault="005D57E2"/>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7FD13" w14:textId="77777777" w:rsidR="005D57E2" w:rsidRDefault="005D57E2"/>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001B1" w14:textId="77777777" w:rsidR="005D57E2" w:rsidRDefault="005D57E2"/>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085F2" w14:textId="77777777" w:rsidR="005D57E2" w:rsidRDefault="005D57E2"/>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43923" w14:textId="77777777" w:rsidR="005D57E2" w:rsidRDefault="005D57E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Flynn">
    <w15:presenceInfo w15:providerId="None" w15:userId="Greg Flynn"/>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36A"/>
    <w:rsid w:val="000025CC"/>
    <w:rsid w:val="000035A4"/>
    <w:rsid w:val="00005539"/>
    <w:rsid w:val="00005EEB"/>
    <w:rsid w:val="000062DF"/>
    <w:rsid w:val="00010410"/>
    <w:rsid w:val="000134F4"/>
    <w:rsid w:val="00013E0D"/>
    <w:rsid w:val="000147BE"/>
    <w:rsid w:val="00016767"/>
    <w:rsid w:val="00022B76"/>
    <w:rsid w:val="00025587"/>
    <w:rsid w:val="000262F7"/>
    <w:rsid w:val="00026403"/>
    <w:rsid w:val="00026938"/>
    <w:rsid w:val="00026E24"/>
    <w:rsid w:val="0002701E"/>
    <w:rsid w:val="00027F4E"/>
    <w:rsid w:val="00033272"/>
    <w:rsid w:val="0003485F"/>
    <w:rsid w:val="00034976"/>
    <w:rsid w:val="000356F0"/>
    <w:rsid w:val="00041343"/>
    <w:rsid w:val="00041346"/>
    <w:rsid w:val="000449F1"/>
    <w:rsid w:val="00060794"/>
    <w:rsid w:val="00060F87"/>
    <w:rsid w:val="00061E4F"/>
    <w:rsid w:val="00062787"/>
    <w:rsid w:val="00063763"/>
    <w:rsid w:val="00063C93"/>
    <w:rsid w:val="00064890"/>
    <w:rsid w:val="0006521C"/>
    <w:rsid w:val="000675D5"/>
    <w:rsid w:val="00071E8F"/>
    <w:rsid w:val="00076313"/>
    <w:rsid w:val="00083A99"/>
    <w:rsid w:val="0008410D"/>
    <w:rsid w:val="0008602A"/>
    <w:rsid w:val="000911A8"/>
    <w:rsid w:val="000929F7"/>
    <w:rsid w:val="00093733"/>
    <w:rsid w:val="00093AE2"/>
    <w:rsid w:val="000966A4"/>
    <w:rsid w:val="000A0002"/>
    <w:rsid w:val="000A2DC5"/>
    <w:rsid w:val="000A77F9"/>
    <w:rsid w:val="000C009F"/>
    <w:rsid w:val="000C01D7"/>
    <w:rsid w:val="000C18C8"/>
    <w:rsid w:val="000C7E49"/>
    <w:rsid w:val="000D0896"/>
    <w:rsid w:val="000D114B"/>
    <w:rsid w:val="000D2DA5"/>
    <w:rsid w:val="000D4835"/>
    <w:rsid w:val="000D489E"/>
    <w:rsid w:val="000E22EC"/>
    <w:rsid w:val="000F121C"/>
    <w:rsid w:val="00106BA4"/>
    <w:rsid w:val="00112D19"/>
    <w:rsid w:val="00117AD4"/>
    <w:rsid w:val="00123C61"/>
    <w:rsid w:val="00124087"/>
    <w:rsid w:val="001368E7"/>
    <w:rsid w:val="00137380"/>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3207"/>
    <w:rsid w:val="0019585A"/>
    <w:rsid w:val="00197FCA"/>
    <w:rsid w:val="001B38B2"/>
    <w:rsid w:val="001B422B"/>
    <w:rsid w:val="001B7838"/>
    <w:rsid w:val="001C058A"/>
    <w:rsid w:val="001C147E"/>
    <w:rsid w:val="001C33D0"/>
    <w:rsid w:val="001C53BE"/>
    <w:rsid w:val="001C640E"/>
    <w:rsid w:val="001D101E"/>
    <w:rsid w:val="001D15BC"/>
    <w:rsid w:val="001D3DB8"/>
    <w:rsid w:val="001D65FE"/>
    <w:rsid w:val="001D787E"/>
    <w:rsid w:val="001D7FD5"/>
    <w:rsid w:val="001E0D98"/>
    <w:rsid w:val="001E6AF0"/>
    <w:rsid w:val="001E78E1"/>
    <w:rsid w:val="002005B5"/>
    <w:rsid w:val="002049D3"/>
    <w:rsid w:val="002059D4"/>
    <w:rsid w:val="0021390E"/>
    <w:rsid w:val="00213B3F"/>
    <w:rsid w:val="00216252"/>
    <w:rsid w:val="0022455C"/>
    <w:rsid w:val="00231195"/>
    <w:rsid w:val="00235389"/>
    <w:rsid w:val="00240893"/>
    <w:rsid w:val="0024394B"/>
    <w:rsid w:val="00243FBB"/>
    <w:rsid w:val="00246E1C"/>
    <w:rsid w:val="002516CB"/>
    <w:rsid w:val="00253ABF"/>
    <w:rsid w:val="00254B3F"/>
    <w:rsid w:val="00255F4B"/>
    <w:rsid w:val="00260738"/>
    <w:rsid w:val="00265567"/>
    <w:rsid w:val="00275DE8"/>
    <w:rsid w:val="00276496"/>
    <w:rsid w:val="002766B3"/>
    <w:rsid w:val="00276FF2"/>
    <w:rsid w:val="00277832"/>
    <w:rsid w:val="002804C7"/>
    <w:rsid w:val="0028137B"/>
    <w:rsid w:val="00283EB4"/>
    <w:rsid w:val="002863C3"/>
    <w:rsid w:val="002878EA"/>
    <w:rsid w:val="002908AB"/>
    <w:rsid w:val="0029220C"/>
    <w:rsid w:val="002A1F9A"/>
    <w:rsid w:val="002A5E69"/>
    <w:rsid w:val="002B152A"/>
    <w:rsid w:val="002B20FE"/>
    <w:rsid w:val="002D7782"/>
    <w:rsid w:val="002E1EC5"/>
    <w:rsid w:val="002E5880"/>
    <w:rsid w:val="002E6F8C"/>
    <w:rsid w:val="002F1075"/>
    <w:rsid w:val="002F736A"/>
    <w:rsid w:val="0030070A"/>
    <w:rsid w:val="00305175"/>
    <w:rsid w:val="003146FB"/>
    <w:rsid w:val="00317FF4"/>
    <w:rsid w:val="00335F69"/>
    <w:rsid w:val="00344035"/>
    <w:rsid w:val="00347E04"/>
    <w:rsid w:val="003545DE"/>
    <w:rsid w:val="00354EAE"/>
    <w:rsid w:val="00362AC1"/>
    <w:rsid w:val="003649D8"/>
    <w:rsid w:val="00366566"/>
    <w:rsid w:val="00370037"/>
    <w:rsid w:val="003705A4"/>
    <w:rsid w:val="003751EA"/>
    <w:rsid w:val="003767CA"/>
    <w:rsid w:val="00377713"/>
    <w:rsid w:val="00382205"/>
    <w:rsid w:val="003879B7"/>
    <w:rsid w:val="00387FF3"/>
    <w:rsid w:val="00393FFB"/>
    <w:rsid w:val="00394367"/>
    <w:rsid w:val="00396302"/>
    <w:rsid w:val="003A5679"/>
    <w:rsid w:val="003A595B"/>
    <w:rsid w:val="003B3CE9"/>
    <w:rsid w:val="003B41BB"/>
    <w:rsid w:val="003B5A55"/>
    <w:rsid w:val="003C00D3"/>
    <w:rsid w:val="003C0C6A"/>
    <w:rsid w:val="003C1B8D"/>
    <w:rsid w:val="003C23A0"/>
    <w:rsid w:val="003C2DCB"/>
    <w:rsid w:val="003C3956"/>
    <w:rsid w:val="003C534F"/>
    <w:rsid w:val="003C6998"/>
    <w:rsid w:val="003E1F4E"/>
    <w:rsid w:val="003E23A3"/>
    <w:rsid w:val="003F0442"/>
    <w:rsid w:val="003F1A59"/>
    <w:rsid w:val="003F3EC9"/>
    <w:rsid w:val="003F6FB2"/>
    <w:rsid w:val="003F77A0"/>
    <w:rsid w:val="0040099C"/>
    <w:rsid w:val="00402EDB"/>
    <w:rsid w:val="00421A15"/>
    <w:rsid w:val="00427F81"/>
    <w:rsid w:val="0043250F"/>
    <w:rsid w:val="004327A7"/>
    <w:rsid w:val="004415AC"/>
    <w:rsid w:val="00445F25"/>
    <w:rsid w:val="00450834"/>
    <w:rsid w:val="00451073"/>
    <w:rsid w:val="00451C22"/>
    <w:rsid w:val="00455BEE"/>
    <w:rsid w:val="00457658"/>
    <w:rsid w:val="00470F00"/>
    <w:rsid w:val="00471699"/>
    <w:rsid w:val="00473C11"/>
    <w:rsid w:val="00475581"/>
    <w:rsid w:val="00484A7F"/>
    <w:rsid w:val="00494589"/>
    <w:rsid w:val="004A3315"/>
    <w:rsid w:val="004A597A"/>
    <w:rsid w:val="004B2729"/>
    <w:rsid w:val="004B55FE"/>
    <w:rsid w:val="004E7345"/>
    <w:rsid w:val="004F0258"/>
    <w:rsid w:val="004F0513"/>
    <w:rsid w:val="004F3CA2"/>
    <w:rsid w:val="004F5B1B"/>
    <w:rsid w:val="004F5D93"/>
    <w:rsid w:val="00502748"/>
    <w:rsid w:val="00514A80"/>
    <w:rsid w:val="00517339"/>
    <w:rsid w:val="00521741"/>
    <w:rsid w:val="005232A3"/>
    <w:rsid w:val="00523B90"/>
    <w:rsid w:val="00533331"/>
    <w:rsid w:val="005424E4"/>
    <w:rsid w:val="00550D2C"/>
    <w:rsid w:val="00552B78"/>
    <w:rsid w:val="005577B5"/>
    <w:rsid w:val="005606D9"/>
    <w:rsid w:val="00562DF6"/>
    <w:rsid w:val="00567DF0"/>
    <w:rsid w:val="0057083C"/>
    <w:rsid w:val="00576583"/>
    <w:rsid w:val="00576B38"/>
    <w:rsid w:val="005802A6"/>
    <w:rsid w:val="005822C4"/>
    <w:rsid w:val="00582EFA"/>
    <w:rsid w:val="00584C25"/>
    <w:rsid w:val="00593F5A"/>
    <w:rsid w:val="005A1E65"/>
    <w:rsid w:val="005A2AAD"/>
    <w:rsid w:val="005A7304"/>
    <w:rsid w:val="005B38E1"/>
    <w:rsid w:val="005C0516"/>
    <w:rsid w:val="005C281D"/>
    <w:rsid w:val="005C5CD4"/>
    <w:rsid w:val="005C65C6"/>
    <w:rsid w:val="005D0B23"/>
    <w:rsid w:val="005D0DD2"/>
    <w:rsid w:val="005D3BFD"/>
    <w:rsid w:val="005D57E2"/>
    <w:rsid w:val="005E2986"/>
    <w:rsid w:val="005E3D84"/>
    <w:rsid w:val="005E58AC"/>
    <w:rsid w:val="005E5A66"/>
    <w:rsid w:val="005E68E7"/>
    <w:rsid w:val="005F0140"/>
    <w:rsid w:val="005F13CF"/>
    <w:rsid w:val="005F5123"/>
    <w:rsid w:val="006004F5"/>
    <w:rsid w:val="0060209C"/>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5513"/>
    <w:rsid w:val="006903C2"/>
    <w:rsid w:val="00695339"/>
    <w:rsid w:val="006A04F7"/>
    <w:rsid w:val="006A36F9"/>
    <w:rsid w:val="006A3F95"/>
    <w:rsid w:val="006A7B1E"/>
    <w:rsid w:val="006B6209"/>
    <w:rsid w:val="006C59D9"/>
    <w:rsid w:val="006D1815"/>
    <w:rsid w:val="006D252F"/>
    <w:rsid w:val="006D673C"/>
    <w:rsid w:val="006E2E8A"/>
    <w:rsid w:val="006F0AEA"/>
    <w:rsid w:val="006F1949"/>
    <w:rsid w:val="006F237C"/>
    <w:rsid w:val="006F49F0"/>
    <w:rsid w:val="006F4F6E"/>
    <w:rsid w:val="006F57DC"/>
    <w:rsid w:val="00700D93"/>
    <w:rsid w:val="00707226"/>
    <w:rsid w:val="0071446A"/>
    <w:rsid w:val="00714A9C"/>
    <w:rsid w:val="00716AE0"/>
    <w:rsid w:val="00724AD7"/>
    <w:rsid w:val="007256A4"/>
    <w:rsid w:val="00727952"/>
    <w:rsid w:val="00735967"/>
    <w:rsid w:val="007433F8"/>
    <w:rsid w:val="00745BDF"/>
    <w:rsid w:val="0074637B"/>
    <w:rsid w:val="0074642D"/>
    <w:rsid w:val="007468D6"/>
    <w:rsid w:val="00752C88"/>
    <w:rsid w:val="00753253"/>
    <w:rsid w:val="0075775C"/>
    <w:rsid w:val="007654F0"/>
    <w:rsid w:val="00773FC1"/>
    <w:rsid w:val="007746E0"/>
    <w:rsid w:val="007751EB"/>
    <w:rsid w:val="00777197"/>
    <w:rsid w:val="00782834"/>
    <w:rsid w:val="00783FE4"/>
    <w:rsid w:val="00785906"/>
    <w:rsid w:val="00792C7B"/>
    <w:rsid w:val="007A263A"/>
    <w:rsid w:val="007A7347"/>
    <w:rsid w:val="007A7E96"/>
    <w:rsid w:val="007B07E4"/>
    <w:rsid w:val="007B2532"/>
    <w:rsid w:val="007B44CF"/>
    <w:rsid w:val="007C6CF6"/>
    <w:rsid w:val="007D586F"/>
    <w:rsid w:val="007E0FE2"/>
    <w:rsid w:val="007E2521"/>
    <w:rsid w:val="007E3A4E"/>
    <w:rsid w:val="007F1BF6"/>
    <w:rsid w:val="007F1E84"/>
    <w:rsid w:val="007F357F"/>
    <w:rsid w:val="007F3A35"/>
    <w:rsid w:val="00803369"/>
    <w:rsid w:val="00803A78"/>
    <w:rsid w:val="00805214"/>
    <w:rsid w:val="008150F5"/>
    <w:rsid w:val="008211F8"/>
    <w:rsid w:val="00821258"/>
    <w:rsid w:val="00822029"/>
    <w:rsid w:val="00826B93"/>
    <w:rsid w:val="00836811"/>
    <w:rsid w:val="00843409"/>
    <w:rsid w:val="008459E0"/>
    <w:rsid w:val="00847A3C"/>
    <w:rsid w:val="00857225"/>
    <w:rsid w:val="00857DEF"/>
    <w:rsid w:val="00866211"/>
    <w:rsid w:val="0087079E"/>
    <w:rsid w:val="00886A1F"/>
    <w:rsid w:val="008910B9"/>
    <w:rsid w:val="0089418A"/>
    <w:rsid w:val="00894436"/>
    <w:rsid w:val="008A1032"/>
    <w:rsid w:val="008A47C2"/>
    <w:rsid w:val="008C5D4C"/>
    <w:rsid w:val="008D3DED"/>
    <w:rsid w:val="008D558F"/>
    <w:rsid w:val="008D6155"/>
    <w:rsid w:val="008E0DF7"/>
    <w:rsid w:val="008E39F0"/>
    <w:rsid w:val="008E403C"/>
    <w:rsid w:val="008F61CD"/>
    <w:rsid w:val="009003B6"/>
    <w:rsid w:val="00906CC7"/>
    <w:rsid w:val="00912E78"/>
    <w:rsid w:val="009263D4"/>
    <w:rsid w:val="00933B4C"/>
    <w:rsid w:val="0093632C"/>
    <w:rsid w:val="009372CA"/>
    <w:rsid w:val="00940F4B"/>
    <w:rsid w:val="00945551"/>
    <w:rsid w:val="00956734"/>
    <w:rsid w:val="009862DC"/>
    <w:rsid w:val="009909EA"/>
    <w:rsid w:val="009941BD"/>
    <w:rsid w:val="009A6C65"/>
    <w:rsid w:val="009B1B9B"/>
    <w:rsid w:val="009B2AB7"/>
    <w:rsid w:val="009B3567"/>
    <w:rsid w:val="009B50EE"/>
    <w:rsid w:val="009C1AAB"/>
    <w:rsid w:val="009C25B9"/>
    <w:rsid w:val="009D4997"/>
    <w:rsid w:val="009D686F"/>
    <w:rsid w:val="009E0F80"/>
    <w:rsid w:val="009E206E"/>
    <w:rsid w:val="009E64A7"/>
    <w:rsid w:val="009F43B9"/>
    <w:rsid w:val="009F46B2"/>
    <w:rsid w:val="00A02642"/>
    <w:rsid w:val="00A0652E"/>
    <w:rsid w:val="00A120C9"/>
    <w:rsid w:val="00A163E3"/>
    <w:rsid w:val="00A2027A"/>
    <w:rsid w:val="00A2039B"/>
    <w:rsid w:val="00A25E89"/>
    <w:rsid w:val="00A33C94"/>
    <w:rsid w:val="00A4078E"/>
    <w:rsid w:val="00A40CD3"/>
    <w:rsid w:val="00A46A3F"/>
    <w:rsid w:val="00A52869"/>
    <w:rsid w:val="00A55B56"/>
    <w:rsid w:val="00A61132"/>
    <w:rsid w:val="00A61770"/>
    <w:rsid w:val="00A6226C"/>
    <w:rsid w:val="00A65BD2"/>
    <w:rsid w:val="00A66E9D"/>
    <w:rsid w:val="00A70BF6"/>
    <w:rsid w:val="00A758DA"/>
    <w:rsid w:val="00A75A7C"/>
    <w:rsid w:val="00A75B88"/>
    <w:rsid w:val="00A763E9"/>
    <w:rsid w:val="00A86BB0"/>
    <w:rsid w:val="00A924F8"/>
    <w:rsid w:val="00AB21FF"/>
    <w:rsid w:val="00AB2FA3"/>
    <w:rsid w:val="00AB5577"/>
    <w:rsid w:val="00AC3A16"/>
    <w:rsid w:val="00AD247E"/>
    <w:rsid w:val="00AD3D6E"/>
    <w:rsid w:val="00AD4373"/>
    <w:rsid w:val="00AD5018"/>
    <w:rsid w:val="00AE0C74"/>
    <w:rsid w:val="00AE2F61"/>
    <w:rsid w:val="00AE5C08"/>
    <w:rsid w:val="00AF5648"/>
    <w:rsid w:val="00B02913"/>
    <w:rsid w:val="00B0344C"/>
    <w:rsid w:val="00B075B4"/>
    <w:rsid w:val="00B22844"/>
    <w:rsid w:val="00B23A2D"/>
    <w:rsid w:val="00B258B9"/>
    <w:rsid w:val="00B40D65"/>
    <w:rsid w:val="00B43B5C"/>
    <w:rsid w:val="00B45A87"/>
    <w:rsid w:val="00B47DD8"/>
    <w:rsid w:val="00B47FE7"/>
    <w:rsid w:val="00B673D9"/>
    <w:rsid w:val="00B676D5"/>
    <w:rsid w:val="00B70E4E"/>
    <w:rsid w:val="00B776D4"/>
    <w:rsid w:val="00B81C7D"/>
    <w:rsid w:val="00B831B2"/>
    <w:rsid w:val="00B83A99"/>
    <w:rsid w:val="00B930BE"/>
    <w:rsid w:val="00B956B6"/>
    <w:rsid w:val="00BA7E10"/>
    <w:rsid w:val="00BB1B84"/>
    <w:rsid w:val="00BB7E05"/>
    <w:rsid w:val="00BC1086"/>
    <w:rsid w:val="00BC18E1"/>
    <w:rsid w:val="00BC2284"/>
    <w:rsid w:val="00BC7684"/>
    <w:rsid w:val="00BC76AD"/>
    <w:rsid w:val="00BD590B"/>
    <w:rsid w:val="00BD671C"/>
    <w:rsid w:val="00BE40DE"/>
    <w:rsid w:val="00BE63EF"/>
    <w:rsid w:val="00BE6817"/>
    <w:rsid w:val="00BE764B"/>
    <w:rsid w:val="00C0004D"/>
    <w:rsid w:val="00C0030F"/>
    <w:rsid w:val="00C01340"/>
    <w:rsid w:val="00C07A5E"/>
    <w:rsid w:val="00C1229B"/>
    <w:rsid w:val="00C124D2"/>
    <w:rsid w:val="00C13F7E"/>
    <w:rsid w:val="00C14655"/>
    <w:rsid w:val="00C22F2B"/>
    <w:rsid w:val="00C331D2"/>
    <w:rsid w:val="00C34D9A"/>
    <w:rsid w:val="00C40448"/>
    <w:rsid w:val="00C434B3"/>
    <w:rsid w:val="00C436E6"/>
    <w:rsid w:val="00C43B79"/>
    <w:rsid w:val="00C457D4"/>
    <w:rsid w:val="00C543F0"/>
    <w:rsid w:val="00C54A7F"/>
    <w:rsid w:val="00C54F3A"/>
    <w:rsid w:val="00C56F40"/>
    <w:rsid w:val="00C60CDD"/>
    <w:rsid w:val="00C61943"/>
    <w:rsid w:val="00C63732"/>
    <w:rsid w:val="00C63753"/>
    <w:rsid w:val="00C6628E"/>
    <w:rsid w:val="00C84486"/>
    <w:rsid w:val="00C8541C"/>
    <w:rsid w:val="00C95843"/>
    <w:rsid w:val="00C95A1E"/>
    <w:rsid w:val="00C95CE5"/>
    <w:rsid w:val="00CB0D2C"/>
    <w:rsid w:val="00CB64C0"/>
    <w:rsid w:val="00CC1991"/>
    <w:rsid w:val="00CC3199"/>
    <w:rsid w:val="00CC48D6"/>
    <w:rsid w:val="00CC6254"/>
    <w:rsid w:val="00CC6FAE"/>
    <w:rsid w:val="00CD0C8B"/>
    <w:rsid w:val="00CD6994"/>
    <w:rsid w:val="00CE2EF5"/>
    <w:rsid w:val="00CE3DF3"/>
    <w:rsid w:val="00CE4183"/>
    <w:rsid w:val="00CE60DF"/>
    <w:rsid w:val="00CF1504"/>
    <w:rsid w:val="00D01CF8"/>
    <w:rsid w:val="00D0591D"/>
    <w:rsid w:val="00D10CFD"/>
    <w:rsid w:val="00D130F9"/>
    <w:rsid w:val="00D35706"/>
    <w:rsid w:val="00D35732"/>
    <w:rsid w:val="00D46BCC"/>
    <w:rsid w:val="00D5233F"/>
    <w:rsid w:val="00D524C7"/>
    <w:rsid w:val="00D52AC5"/>
    <w:rsid w:val="00D566E3"/>
    <w:rsid w:val="00D573C5"/>
    <w:rsid w:val="00D6087B"/>
    <w:rsid w:val="00D62068"/>
    <w:rsid w:val="00D6534C"/>
    <w:rsid w:val="00D661A7"/>
    <w:rsid w:val="00D74062"/>
    <w:rsid w:val="00D74A04"/>
    <w:rsid w:val="00D76797"/>
    <w:rsid w:val="00D76B5C"/>
    <w:rsid w:val="00D77B45"/>
    <w:rsid w:val="00D82312"/>
    <w:rsid w:val="00D85D7A"/>
    <w:rsid w:val="00D959BD"/>
    <w:rsid w:val="00DA4742"/>
    <w:rsid w:val="00DB21DC"/>
    <w:rsid w:val="00DB28F6"/>
    <w:rsid w:val="00DB3639"/>
    <w:rsid w:val="00DC1716"/>
    <w:rsid w:val="00DC4A1E"/>
    <w:rsid w:val="00DC6375"/>
    <w:rsid w:val="00DC64C2"/>
    <w:rsid w:val="00DD05B8"/>
    <w:rsid w:val="00DD3542"/>
    <w:rsid w:val="00DD581E"/>
    <w:rsid w:val="00DE3D90"/>
    <w:rsid w:val="00DE4D99"/>
    <w:rsid w:val="00DF0A02"/>
    <w:rsid w:val="00DF49AE"/>
    <w:rsid w:val="00E01D17"/>
    <w:rsid w:val="00E07A80"/>
    <w:rsid w:val="00E103D6"/>
    <w:rsid w:val="00E13755"/>
    <w:rsid w:val="00E2475D"/>
    <w:rsid w:val="00E24CD4"/>
    <w:rsid w:val="00E36899"/>
    <w:rsid w:val="00E379B9"/>
    <w:rsid w:val="00E418AC"/>
    <w:rsid w:val="00E455DA"/>
    <w:rsid w:val="00E47587"/>
    <w:rsid w:val="00E60575"/>
    <w:rsid w:val="00E61759"/>
    <w:rsid w:val="00E67031"/>
    <w:rsid w:val="00E676E3"/>
    <w:rsid w:val="00E70DB4"/>
    <w:rsid w:val="00E71827"/>
    <w:rsid w:val="00E72B69"/>
    <w:rsid w:val="00E74ACD"/>
    <w:rsid w:val="00E75D92"/>
    <w:rsid w:val="00E927DA"/>
    <w:rsid w:val="00E955E1"/>
    <w:rsid w:val="00EA016B"/>
    <w:rsid w:val="00EA05FF"/>
    <w:rsid w:val="00EA44FE"/>
    <w:rsid w:val="00EA6C7A"/>
    <w:rsid w:val="00EA70D8"/>
    <w:rsid w:val="00EA71FF"/>
    <w:rsid w:val="00EA7637"/>
    <w:rsid w:val="00EB5417"/>
    <w:rsid w:val="00EB6803"/>
    <w:rsid w:val="00EC2635"/>
    <w:rsid w:val="00EC2DC4"/>
    <w:rsid w:val="00EC48C3"/>
    <w:rsid w:val="00EC6ABB"/>
    <w:rsid w:val="00EC7AA9"/>
    <w:rsid w:val="00EE3120"/>
    <w:rsid w:val="00EF5F3D"/>
    <w:rsid w:val="00F0197D"/>
    <w:rsid w:val="00F01C08"/>
    <w:rsid w:val="00F07AE6"/>
    <w:rsid w:val="00F1037C"/>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8EA"/>
    <w:rsid w:val="00F94B7F"/>
    <w:rsid w:val="00F95096"/>
    <w:rsid w:val="00F95204"/>
    <w:rsid w:val="00F95A63"/>
    <w:rsid w:val="00F9737D"/>
    <w:rsid w:val="00FA50F7"/>
    <w:rsid w:val="00FA5542"/>
    <w:rsid w:val="00FB09D2"/>
    <w:rsid w:val="00FB1E9B"/>
    <w:rsid w:val="00FB5B5C"/>
    <w:rsid w:val="00FB6611"/>
    <w:rsid w:val="00FB67AF"/>
    <w:rsid w:val="00FC1F7D"/>
    <w:rsid w:val="00FC2272"/>
    <w:rsid w:val="00FD457A"/>
    <w:rsid w:val="00FD6195"/>
    <w:rsid w:val="00FD75E0"/>
    <w:rsid w:val="00FE1402"/>
    <w:rsid w:val="00FE4555"/>
    <w:rsid w:val="00FE5554"/>
    <w:rsid w:val="00FE5C02"/>
    <w:rsid w:val="00FE765B"/>
    <w:rsid w:val="00FF0EF7"/>
    <w:rsid w:val="00FF385D"/>
    <w:rsid w:val="00FF4C51"/>
    <w:rsid w:val="00FF64B6"/>
    <w:rsid w:val="00FF692B"/>
    <w:rsid w:val="00FF6F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360CCCE"/>
  <w15:docId w15:val="{A7924583-DA3A-4424-850F-0B027A75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mouser.com/ds/2/240/littelfuse_tac_ato_58v_blade_fuses-523219.pdf" TargetMode="External"/><Relationship Id="rId1" Type="http://schemas.openxmlformats.org/officeDocument/2006/relationships/hyperlink" Target="https://en.wikipedia.org/wiki/Pre-charge" TargetMode="External"/></Relationship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4.xml"/><Relationship Id="rId42" Type="http://schemas.openxmlformats.org/officeDocument/2006/relationships/footer" Target="footer13.xml"/><Relationship Id="rId47" Type="http://schemas.openxmlformats.org/officeDocument/2006/relationships/hyperlink" Target="http://www.bender-es.com/fileadmin/products/doc/IR155-32xx-V004_D00115_D_XXEN.pdf" TargetMode="External"/><Relationship Id="rId63" Type="http://schemas.openxmlformats.org/officeDocument/2006/relationships/image" Target="media/image16.jpeg"/><Relationship Id="rId68" Type="http://schemas.openxmlformats.org/officeDocument/2006/relationships/header" Target="header16.xml"/><Relationship Id="rId16" Type="http://schemas.openxmlformats.org/officeDocument/2006/relationships/header" Target="header2.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jpeg"/><Relationship Id="rId37" Type="http://schemas.openxmlformats.org/officeDocument/2006/relationships/header" Target="header8.xml"/><Relationship Id="rId40" Type="http://schemas.openxmlformats.org/officeDocument/2006/relationships/footer" Target="footer12.xml"/><Relationship Id="rId45" Type="http://schemas.openxmlformats.org/officeDocument/2006/relationships/hyperlink" Target="http://www.bender-es.com/fileadmin/products/doc/IR155-32xx-V004_D00115_D_XXEN.pdf" TargetMode="External"/><Relationship Id="rId53" Type="http://schemas.openxmlformats.org/officeDocument/2006/relationships/image" Target="media/image10.PNG"/><Relationship Id="rId58" Type="http://schemas.openxmlformats.org/officeDocument/2006/relationships/image" Target="media/image15.jpeg"/><Relationship Id="rId66" Type="http://schemas.openxmlformats.org/officeDocument/2006/relationships/image" Target="media/image19.png"/><Relationship Id="rId74" Type="http://schemas.openxmlformats.org/officeDocument/2006/relationships/header" Target="header19.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3.xml"/><Relationship Id="rId14" Type="http://schemas.openxmlformats.org/officeDocument/2006/relationships/comments" Target="comments.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image" Target="media/image2.emf"/><Relationship Id="rId35" Type="http://schemas.openxmlformats.org/officeDocument/2006/relationships/image" Target="media/image7.png"/><Relationship Id="rId43" Type="http://schemas.openxmlformats.org/officeDocument/2006/relationships/header" Target="header11.xml"/><Relationship Id="rId48" Type="http://schemas.openxmlformats.org/officeDocument/2006/relationships/header" Target="header12.xml"/><Relationship Id="rId56" Type="http://schemas.openxmlformats.org/officeDocument/2006/relationships/image" Target="media/image13.jpeg"/><Relationship Id="rId64" Type="http://schemas.openxmlformats.org/officeDocument/2006/relationships/image" Target="media/image17.png"/><Relationship Id="rId69" Type="http://schemas.openxmlformats.org/officeDocument/2006/relationships/footer" Target="footer19.xml"/><Relationship Id="rId77" Type="http://schemas.microsoft.com/office/2011/relationships/people" Target="people.xml"/><Relationship Id="rId8" Type="http://schemas.openxmlformats.org/officeDocument/2006/relationships/image" Target="media/image1.jpg"/><Relationship Id="rId51" Type="http://schemas.openxmlformats.org/officeDocument/2006/relationships/footer" Target="footer16.xml"/><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6.xml"/><Relationship Id="rId33" Type="http://schemas.openxmlformats.org/officeDocument/2006/relationships/image" Target="media/image5.jpeg"/><Relationship Id="rId38" Type="http://schemas.openxmlformats.org/officeDocument/2006/relationships/footer" Target="footer11.xml"/><Relationship Id="rId46" Type="http://schemas.openxmlformats.org/officeDocument/2006/relationships/hyperlink" Target="http://www.bender-es.com/fileadmin/products/doc/IR155-32xx-V004_D00115_D_XXEN.pdf" TargetMode="External"/><Relationship Id="rId59" Type="http://schemas.openxmlformats.org/officeDocument/2006/relationships/header" Target="header14.xml"/><Relationship Id="rId67" Type="http://schemas.openxmlformats.org/officeDocument/2006/relationships/image" Target="media/image20.PNG"/><Relationship Id="rId20" Type="http://schemas.openxmlformats.org/officeDocument/2006/relationships/footer" Target="footer5.xml"/><Relationship Id="rId41" Type="http://schemas.openxmlformats.org/officeDocument/2006/relationships/header" Target="header10.xml"/><Relationship Id="rId54" Type="http://schemas.openxmlformats.org/officeDocument/2006/relationships/image" Target="media/image11.jpeg"/><Relationship Id="rId62" Type="http://schemas.openxmlformats.org/officeDocument/2006/relationships/footer" Target="footer18.xml"/><Relationship Id="rId70" Type="http://schemas.openxmlformats.org/officeDocument/2006/relationships/header" Target="header17.xml"/><Relationship Id="rId75"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image" Target="media/image8.png"/><Relationship Id="rId49" Type="http://schemas.openxmlformats.org/officeDocument/2006/relationships/footer" Target="footer15.xml"/><Relationship Id="rId57" Type="http://schemas.openxmlformats.org/officeDocument/2006/relationships/image" Target="media/image14.jpeg"/><Relationship Id="rId10" Type="http://schemas.openxmlformats.org/officeDocument/2006/relationships/hyperlink" Target="http://www.formula-hybrid.org/level2/support" TargetMode="External"/><Relationship Id="rId31" Type="http://schemas.openxmlformats.org/officeDocument/2006/relationships/image" Target="media/image3.jpg"/><Relationship Id="rId44" Type="http://schemas.openxmlformats.org/officeDocument/2006/relationships/footer" Target="footer14.xml"/><Relationship Id="rId52" Type="http://schemas.openxmlformats.org/officeDocument/2006/relationships/image" Target="media/image9.PNG"/><Relationship Id="rId60" Type="http://schemas.openxmlformats.org/officeDocument/2006/relationships/footer" Target="footer17.xml"/><Relationship Id="rId65" Type="http://schemas.openxmlformats.org/officeDocument/2006/relationships/image" Target="media/image18.PNG"/><Relationship Id="rId73" Type="http://schemas.openxmlformats.org/officeDocument/2006/relationships/footer" Target="footer2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ormula-hybrid.com/uploads/" TargetMode="Externa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9.xml"/><Relationship Id="rId34" Type="http://schemas.openxmlformats.org/officeDocument/2006/relationships/image" Target="media/image6.jpeg"/><Relationship Id="rId50" Type="http://schemas.openxmlformats.org/officeDocument/2006/relationships/header" Target="header13.xml"/><Relationship Id="rId55" Type="http://schemas.openxmlformats.org/officeDocument/2006/relationships/image" Target="media/image1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20.xml"/><Relationship Id="rId2" Type="http://schemas.openxmlformats.org/officeDocument/2006/relationships/numbering" Target="numbering.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41CDE-BA7A-4B80-85AF-EAA4CACE2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7701</Words>
  <Characters>43899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51498</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Windows User</cp:lastModifiedBy>
  <cp:revision>5</cp:revision>
  <cp:lastPrinted>2014-01-27T12:45:00Z</cp:lastPrinted>
  <dcterms:created xsi:type="dcterms:W3CDTF">2017-02-20T22:57:00Z</dcterms:created>
  <dcterms:modified xsi:type="dcterms:W3CDTF">2017-02-21T00:24:00Z</dcterms:modified>
</cp:coreProperties>
</file>