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53B1E86" w14:textId="77777777" w:rsidR="00C34D9A" w:rsidRDefault="003C1B8D" w:rsidP="00C34D9A">
      <w:pPr>
        <w:jc w:val="center"/>
        <w:rPr>
          <w:b/>
          <w:sz w:val="36"/>
        </w:rPr>
      </w:pPr>
      <w:r>
        <w:rPr>
          <w:b/>
          <w:noProof/>
          <w:sz w:val="36"/>
          <w:lang w:eastAsia="ja-JP"/>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ja-JP"/>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722FD"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9"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0"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1"/>
          <w:headerReference w:type="first" r:id="rId12"/>
          <w:footerReference w:type="first" r:id="rId13"/>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ja-JP"/>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2ACF0B"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5"/>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5D57E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5D57E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5D57E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5D57E2">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5D57E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5D57E2">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MS Gothic"/>
            <w14:uncheckedState w14:val="2610" w14:font="MS Gothic"/>
          </w14:checkbox>
        </w:sdt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5D57E2" w:rsidP="00EC6ABB">
      <w:pPr>
        <w:ind w:firstLine="708"/>
        <w:rPr>
          <w:sz w:val="24"/>
        </w:rPr>
      </w:pPr>
      <w:sdt>
        <w:sdtPr>
          <w:rPr>
            <w:sz w:val="24"/>
          </w:rPr>
          <w:id w:val="1901171295"/>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5D57E2" w:rsidP="00EC6ABB">
      <w:pPr>
        <w:ind w:firstLine="708"/>
        <w:rPr>
          <w:sz w:val="24"/>
        </w:rPr>
      </w:pPr>
      <w:sdt>
        <w:sdtPr>
          <w:rPr>
            <w:sz w:val="24"/>
          </w:rPr>
          <w:id w:val="-1234703371"/>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5D57E2" w:rsidP="00EC6ABB">
      <w:pPr>
        <w:pStyle w:val="ListParagraph"/>
        <w:rPr>
          <w:sz w:val="24"/>
        </w:rPr>
      </w:pPr>
      <w:sdt>
        <w:sdtPr>
          <w:rPr>
            <w:sz w:val="24"/>
          </w:rPr>
          <w:id w:val="341822958"/>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5D57E2" w:rsidP="00EC6ABB">
      <w:pPr>
        <w:pStyle w:val="ListParagraph"/>
        <w:ind w:left="1440"/>
        <w:rPr>
          <w:sz w:val="24"/>
        </w:rPr>
      </w:pPr>
      <w:sdt>
        <w:sdtPr>
          <w:rPr>
            <w:sz w:val="24"/>
          </w:rPr>
          <w:id w:val="-1772155316"/>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5D57E2" w:rsidP="00EC6ABB">
      <w:pPr>
        <w:pStyle w:val="ListParagraph"/>
        <w:ind w:left="1440"/>
        <w:rPr>
          <w:sz w:val="24"/>
        </w:rPr>
      </w:pPr>
      <w:sdt>
        <w:sdtPr>
          <w:rPr>
            <w:sz w:val="24"/>
          </w:rPr>
          <w:id w:val="-1140344783"/>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5D57E2" w:rsidP="00EC6ABB">
      <w:pPr>
        <w:pStyle w:val="ListParagraph"/>
        <w:rPr>
          <w:sz w:val="24"/>
        </w:rPr>
      </w:pPr>
      <w:sdt>
        <w:sdtPr>
          <w:rPr>
            <w:sz w:val="24"/>
          </w:rPr>
          <w:id w:val="-2074811411"/>
          <w14:checkbox>
            <w14:checked w14:val="0"/>
            <w14:checkedState w14:val="2612" w14:font="MS Gothic"/>
            <w14:uncheckedState w14:val="2610" w14:font="MS Gothic"/>
          </w14:checkbox>
        </w:sdt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5D57E2" w:rsidP="00EC6ABB">
      <w:pPr>
        <w:pStyle w:val="ListParagraph"/>
        <w:rPr>
          <w:sz w:val="24"/>
        </w:rPr>
      </w:pPr>
      <w:sdt>
        <w:sdtPr>
          <w:rPr>
            <w:sz w:val="24"/>
          </w:rPr>
          <w:id w:val="2022125391"/>
          <w14:checkbox>
            <w14:checked w14:val="1"/>
            <w14:checkedState w14:val="2612" w14:font="MS Gothic"/>
            <w14:uncheckedState w14:val="2610" w14:font="MS Gothic"/>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5D57E2" w:rsidP="00EC6ABB">
      <w:pPr>
        <w:pStyle w:val="ListParagraph"/>
        <w:rPr>
          <w:sz w:val="24"/>
        </w:rPr>
      </w:pPr>
      <w:sdt>
        <w:sdtPr>
          <w:rPr>
            <w:sz w:val="24"/>
          </w:rPr>
          <w:id w:val="749007539"/>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5D57E2" w:rsidP="00EC6ABB">
      <w:pPr>
        <w:pStyle w:val="ListParagraph"/>
        <w:rPr>
          <w:sz w:val="24"/>
        </w:rPr>
      </w:pPr>
      <w:sdt>
        <w:sdtPr>
          <w:rPr>
            <w:sz w:val="24"/>
          </w:rPr>
          <w:id w:val="816072595"/>
          <w14:checkbox>
            <w14:checked w14:val="1"/>
            <w14:checkedState w14:val="2612" w14:font="MS Gothic"/>
            <w14:uncheckedState w14:val="2610" w14:font="MS Gothic"/>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5D57E2" w:rsidP="00EC6ABB">
      <w:pPr>
        <w:pStyle w:val="ListParagraph"/>
        <w:rPr>
          <w:sz w:val="24"/>
        </w:rPr>
      </w:pPr>
      <w:sdt>
        <w:sdtPr>
          <w:rPr>
            <w:sz w:val="24"/>
          </w:rPr>
          <w:id w:val="531078958"/>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5D57E2" w:rsidP="00EC6ABB">
      <w:pPr>
        <w:pStyle w:val="ListParagraph"/>
        <w:rPr>
          <w:sz w:val="24"/>
        </w:rPr>
      </w:pPr>
      <w:sdt>
        <w:sdtPr>
          <w:rPr>
            <w:sz w:val="24"/>
          </w:rPr>
          <w:id w:val="-49610196"/>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5D57E2" w:rsidP="00EC6ABB">
      <w:pPr>
        <w:pStyle w:val="ListParagraph"/>
        <w:rPr>
          <w:sz w:val="24"/>
        </w:rPr>
      </w:pPr>
      <w:sdt>
        <w:sdtPr>
          <w:rPr>
            <w:sz w:val="24"/>
          </w:rPr>
          <w:id w:val="-1435594595"/>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5D57E2" w:rsidP="00EC6ABB">
      <w:pPr>
        <w:pStyle w:val="ListParagraph"/>
        <w:rPr>
          <w:sz w:val="24"/>
        </w:rPr>
      </w:pPr>
      <w:sdt>
        <w:sdtPr>
          <w:rPr>
            <w:sz w:val="24"/>
          </w:rPr>
          <w:id w:val="857775633"/>
          <w14:checkbox>
            <w14:checked w14:val="0"/>
            <w14:checkedState w14:val="2612" w14:font="MS Gothic"/>
            <w14:uncheckedState w14:val="2610" w14:font="MS Gothic"/>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5D57E2" w:rsidP="00EC6ABB">
      <w:pPr>
        <w:pStyle w:val="ListParagraph"/>
        <w:rPr>
          <w:sz w:val="24"/>
        </w:rPr>
      </w:pPr>
      <w:sdt>
        <w:sdtPr>
          <w:rPr>
            <w:sz w:val="24"/>
          </w:rPr>
          <w:id w:val="1455207543"/>
          <w14:checkbox>
            <w14:checked w14:val="1"/>
            <w14:checkedState w14:val="2612" w14:font="MS Gothic"/>
            <w14:uncheckedState w14:val="2610" w14:font="MS Gothic"/>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Default="00672EA3" w:rsidP="00514A80">
      <w:pPr>
        <w:pStyle w:val="ListParagraph1"/>
        <w:ind w:left="360"/>
        <w:rPr>
          <w:ins w:id="15" w:author="Windows User" w:date="2017-02-20T13:16:00Z"/>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1B23A75" w14:textId="0790CFB0" w:rsidR="003B5A55" w:rsidRPr="003B5A55" w:rsidRDefault="003B5A55" w:rsidP="00514A80">
      <w:pPr>
        <w:pStyle w:val="ListParagraph1"/>
        <w:ind w:left="360"/>
        <w:rPr>
          <w:iCs/>
          <w:lang w:val="en-GB"/>
          <w:rPrChange w:id="16" w:author="Windows User" w:date="2017-02-20T13:16:00Z">
            <w:rPr>
              <w:i/>
              <w:lang w:val="en-GB"/>
            </w:rPr>
          </w:rPrChange>
        </w:rPr>
      </w:pPr>
      <w:ins w:id="17" w:author="Windows User" w:date="2017-02-20T13:16:00Z">
        <w:r>
          <w:rPr>
            <w:iCs/>
            <w:lang w:val="en-GB"/>
          </w:rPr>
          <w:t xml:space="preserve">The high voltage will be entering the TSI System from the accumulator and pass through the IMD to ensure that there are no ground connections to the chassis. </w:t>
        </w:r>
      </w:ins>
      <w:ins w:id="18" w:author="Windows User" w:date="2017-02-20T13:17:00Z">
        <w:r>
          <w:rPr>
            <w:iCs/>
            <w:lang w:val="en-GB"/>
          </w:rPr>
          <w:t>This will then be passed onto the motor controller that will determine the voltage to apply to the motor itself.</w:t>
        </w:r>
      </w:ins>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ja-JP"/>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9"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1E0D98">
        <w:t>1</w:t>
      </w:r>
      <w:r w:rsidR="00FB6611">
        <w:fldChar w:fldCharType="end"/>
      </w:r>
      <w:r w:rsidR="00071E8F">
        <w:t xml:space="preserve"> </w:t>
      </w:r>
      <w:r>
        <w:t>- Electrical System Block Diagram</w:t>
      </w:r>
      <w:bookmarkEnd w:id="19"/>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20"/>
      <w:r>
        <w:rPr>
          <w:rFonts w:eastAsia="Arial"/>
          <w:noProof/>
          <w:lang w:eastAsia="ja-JP"/>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20"/>
      <w:r w:rsidR="00CD6994">
        <w:rPr>
          <w:rStyle w:val="CommentReference"/>
        </w:rPr>
        <w:commentReference w:id="20"/>
      </w:r>
    </w:p>
    <w:p w14:paraId="353C3939" w14:textId="77777777" w:rsidR="00C07A5E" w:rsidRDefault="00C07A5E" w:rsidP="00753253">
      <w:pPr>
        <w:pStyle w:val="Caption"/>
      </w:pPr>
      <w:bookmarkStart w:id="21" w:name="_Toc442209143"/>
      <w:r>
        <w:t xml:space="preserve">Figure </w:t>
      </w:r>
      <w:r w:rsidR="00FB6611">
        <w:fldChar w:fldCharType="begin"/>
      </w:r>
      <w:r w:rsidR="00FB6611">
        <w:instrText xml:space="preserve"> SEQ Figure \* ARABIC </w:instrText>
      </w:r>
      <w:r w:rsidR="00FB6611">
        <w:fldChar w:fldCharType="separate"/>
      </w:r>
      <w:r w:rsidR="001E0D98">
        <w:t>2</w:t>
      </w:r>
      <w:r w:rsidR="00FB6611">
        <w:fldChar w:fldCharType="end"/>
      </w:r>
      <w:r>
        <w:t xml:space="preserve"> - </w:t>
      </w:r>
      <w:r w:rsidR="00F41CBD">
        <w:t>D</w:t>
      </w:r>
      <w:r w:rsidRPr="00323399">
        <w:t>rawings showing the vehicl</w:t>
      </w:r>
      <w:r>
        <w:t>e from the front, top, and side</w:t>
      </w:r>
      <w:bookmarkEnd w:id="21"/>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ja-JP"/>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22" w:name="_Toc442209144"/>
      <w:commentRangeStart w:id="23"/>
      <w:r>
        <w:t xml:space="preserve">Figure </w:t>
      </w:r>
      <w:r w:rsidR="00FB6611">
        <w:fldChar w:fldCharType="begin"/>
      </w:r>
      <w:r w:rsidR="00FB6611">
        <w:instrText xml:space="preserve"> SEQ Figure \* ARABIC </w:instrText>
      </w:r>
      <w:r w:rsidR="00FB6611">
        <w:fldChar w:fldCharType="separate"/>
      </w:r>
      <w:r w:rsidR="001E0D98">
        <w:t>3</w:t>
      </w:r>
      <w:r w:rsidR="00FB6611">
        <w:fldChar w:fldCharType="end"/>
      </w:r>
      <w:r>
        <w:t xml:space="preserve"> - L</w:t>
      </w:r>
      <w:r w:rsidRPr="00C965AC">
        <w:t>ocations of all major TS components</w:t>
      </w:r>
      <w:bookmarkEnd w:id="22"/>
      <w:commentRangeEnd w:id="23"/>
      <w:r w:rsidR="00D85D7A">
        <w:rPr>
          <w:rStyle w:val="CommentReference"/>
          <w:rFonts w:cs="Arial"/>
          <w:i w:val="0"/>
          <w:iCs w:val="0"/>
          <w:noProof w:val="0"/>
        </w:rPr>
        <w:commentReference w:id="23"/>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ja-JP"/>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ED9B302" w14:textId="6FA6FC75" w:rsidR="00727952" w:rsidRDefault="00727952" w:rsidP="00753253">
      <w:pPr>
        <w:pStyle w:val="Caption"/>
      </w:pPr>
      <w:bookmarkStart w:id="24" w:name="_Toc442209145"/>
      <w:r w:rsidRPr="00E93CB9">
        <w:rPr>
          <w:rFonts w:eastAsia="Times New Roman" w:cs="Arial"/>
          <w:color w:val="000000"/>
          <w:sz w:val="22"/>
          <w:szCs w:val="22"/>
          <w:lang w:eastAsia="ja-JP"/>
        </w:rPr>
        <w:lastRenderedPageBreak/>
        <w:drawing>
          <wp:inline distT="0" distB="0" distL="0" distR="0" wp14:anchorId="0FC1DAF3" wp14:editId="6F6CC567">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4088C4A3" w:rsidR="00727952" w:rsidDel="005D57E2" w:rsidRDefault="00727952" w:rsidP="00753253">
      <w:pPr>
        <w:pStyle w:val="Caption"/>
        <w:rPr>
          <w:del w:id="25" w:author="Windows User" w:date="2017-02-20T17:05:00Z"/>
        </w:rPr>
      </w:pPr>
      <w:r w:rsidRPr="00E93CB9">
        <w:rPr>
          <w:rFonts w:eastAsia="Times New Roman" w:cs="Arial"/>
          <w:color w:val="000000"/>
          <w:sz w:val="22"/>
          <w:szCs w:val="22"/>
          <w:lang w:eastAsia="ja-JP"/>
        </w:rPr>
        <w:drawing>
          <wp:inline distT="0" distB="0" distL="0" distR="0" wp14:anchorId="5232B3F3" wp14:editId="5FB27FD6">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C28B150" w14:textId="77777777" w:rsidR="005D57E2" w:rsidRDefault="005D57E2" w:rsidP="005D57E2">
      <w:pPr>
        <w:pStyle w:val="Caption"/>
        <w:rPr>
          <w:ins w:id="26" w:author="Windows User" w:date="2017-02-20T17:05:00Z"/>
        </w:rPr>
        <w:pPrChange w:id="27" w:author="Windows User" w:date="2017-02-20T17:05:00Z">
          <w:pPr>
            <w:pStyle w:val="Caption"/>
          </w:pPr>
        </w:pPrChange>
      </w:pPr>
    </w:p>
    <w:p w14:paraId="0B4B078E" w14:textId="59EC7788" w:rsidR="005D57E2" w:rsidRDefault="005D57E2" w:rsidP="00753253">
      <w:pPr>
        <w:pStyle w:val="Caption"/>
        <w:rPr>
          <w:ins w:id="28" w:author="Windows User" w:date="2017-02-20T17:05:00Z"/>
        </w:rPr>
      </w:pPr>
      <w:ins w:id="29" w:author="Windows User" w:date="2017-02-20T17:05:00Z">
        <w:r>
          <w:rPr>
            <w:lang w:eastAsia="ja-JP"/>
          </w:rPr>
          <w:drawing>
            <wp:anchor distT="0" distB="0" distL="114300" distR="114300" simplePos="0" relativeHeight="251658752" behindDoc="0" locked="0" layoutInCell="1" allowOverlap="1" wp14:anchorId="1A6C6DCF" wp14:editId="1EC0CB5E">
              <wp:simplePos x="0" y="0"/>
              <wp:positionH relativeFrom="column">
                <wp:posOffset>-3810</wp:posOffset>
              </wp:positionH>
              <wp:positionV relativeFrom="paragraph">
                <wp:posOffset>305435</wp:posOffset>
              </wp:positionV>
              <wp:extent cx="6126480" cy="2390775"/>
              <wp:effectExtent l="0" t="0" r="762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SV_to_MC.png"/>
                      <pic:cNvPicPr/>
                    </pic:nvPicPr>
                    <pic:blipFill>
                      <a:blip r:embed="rId35">
                        <a:extLst>
                          <a:ext uri="{28A0092B-C50C-407E-A947-70E740481C1C}">
                            <a14:useLocalDpi xmlns:a14="http://schemas.microsoft.com/office/drawing/2010/main" val="0"/>
                          </a:ext>
                        </a:extLst>
                      </a:blip>
                      <a:stretch>
                        <a:fillRect/>
                      </a:stretch>
                    </pic:blipFill>
                    <pic:spPr>
                      <a:xfrm>
                        <a:off x="0" y="0"/>
                        <a:ext cx="6126480" cy="2390775"/>
                      </a:xfrm>
                      <a:prstGeom prst="rect">
                        <a:avLst/>
                      </a:prstGeom>
                    </pic:spPr>
                  </pic:pic>
                </a:graphicData>
              </a:graphic>
            </wp:anchor>
          </w:drawing>
        </w:r>
      </w:ins>
    </w:p>
    <w:p w14:paraId="502735E2" w14:textId="507949E0" w:rsidR="005D57E2" w:rsidRDefault="001E0D98" w:rsidP="00753253">
      <w:pPr>
        <w:pStyle w:val="Caption"/>
        <w:rPr>
          <w:ins w:id="30" w:author="Windows User" w:date="2017-02-20T17:52:00Z"/>
        </w:rPr>
      </w:pPr>
      <w:ins w:id="31" w:author="Windows User" w:date="2017-02-20T17:52:00Z">
        <w:r>
          <w:rPr>
            <w:lang w:eastAsia="ja-JP"/>
          </w:rPr>
          <w:lastRenderedPageBreak/>
          <w:drawing>
            <wp:anchor distT="0" distB="0" distL="114300" distR="114300" simplePos="0" relativeHeight="251686912" behindDoc="0" locked="0" layoutInCell="1" allowOverlap="1" wp14:anchorId="1A3A534B" wp14:editId="5844822C">
              <wp:simplePos x="0" y="0"/>
              <wp:positionH relativeFrom="column">
                <wp:posOffset>-3810</wp:posOffset>
              </wp:positionH>
              <wp:positionV relativeFrom="paragraph">
                <wp:posOffset>-3810</wp:posOffset>
              </wp:positionV>
              <wp:extent cx="6126480" cy="42113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SI_Func_Block_Diagram.png"/>
                      <pic:cNvPicPr/>
                    </pic:nvPicPr>
                    <pic:blipFill>
                      <a:blip r:embed="rId36">
                        <a:extLst>
                          <a:ext uri="{28A0092B-C50C-407E-A947-70E740481C1C}">
                            <a14:useLocalDpi xmlns:a14="http://schemas.microsoft.com/office/drawing/2010/main" val="0"/>
                          </a:ext>
                        </a:extLst>
                      </a:blip>
                      <a:stretch>
                        <a:fillRect/>
                      </a:stretch>
                    </pic:blipFill>
                    <pic:spPr>
                      <a:xfrm>
                        <a:off x="0" y="0"/>
                        <a:ext cx="6126480" cy="4211320"/>
                      </a:xfrm>
                      <a:prstGeom prst="rect">
                        <a:avLst/>
                      </a:prstGeom>
                    </pic:spPr>
                  </pic:pic>
                </a:graphicData>
              </a:graphic>
            </wp:anchor>
          </w:drawing>
        </w:r>
      </w:ins>
    </w:p>
    <w:p w14:paraId="5E6016F6" w14:textId="77777777" w:rsidR="001E0D98" w:rsidRDefault="001E0D98" w:rsidP="00753253">
      <w:pPr>
        <w:pStyle w:val="Caption"/>
        <w:rPr>
          <w:ins w:id="32" w:author="Windows User" w:date="2017-02-20T17:05:00Z"/>
        </w:rPr>
      </w:pPr>
    </w:p>
    <w:p w14:paraId="36FE8C7B" w14:textId="77777777" w:rsidR="001E0D98" w:rsidRDefault="001E0D98" w:rsidP="00753253">
      <w:pPr>
        <w:pStyle w:val="Caption"/>
        <w:rPr>
          <w:ins w:id="33" w:author="Windows User" w:date="2017-02-20T17:52:00Z"/>
        </w:rPr>
      </w:pP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1E0D98">
        <w:t>4</w:t>
      </w:r>
      <w:r w:rsidR="00FB6611">
        <w:fldChar w:fldCharType="end"/>
      </w:r>
      <w:r>
        <w:t xml:space="preserve"> - </w:t>
      </w:r>
      <w:commentRangeStart w:id="34"/>
      <w:commentRangeStart w:id="35"/>
      <w:commentRangeStart w:id="36"/>
      <w:r>
        <w:t>TSV Wiring S</w:t>
      </w:r>
      <w:r w:rsidRPr="00E35005">
        <w:t>chematic</w:t>
      </w:r>
      <w:bookmarkEnd w:id="24"/>
      <w:commentRangeEnd w:id="34"/>
      <w:r w:rsidR="0030070A">
        <w:rPr>
          <w:rStyle w:val="CommentReference"/>
          <w:rFonts w:cs="Arial"/>
          <w:i w:val="0"/>
          <w:iCs w:val="0"/>
          <w:noProof w:val="0"/>
        </w:rPr>
        <w:commentReference w:id="34"/>
      </w:r>
      <w:commentRangeEnd w:id="35"/>
      <w:r w:rsidR="001D15BC">
        <w:rPr>
          <w:rStyle w:val="CommentReference"/>
          <w:rFonts w:cs="Arial"/>
          <w:i w:val="0"/>
          <w:iCs w:val="0"/>
          <w:noProof w:val="0"/>
        </w:rPr>
        <w:commentReference w:id="35"/>
      </w:r>
      <w:commentRangeEnd w:id="36"/>
      <w:r w:rsidR="00843409">
        <w:rPr>
          <w:rStyle w:val="CommentReference"/>
          <w:rFonts w:cs="Arial"/>
          <w:i w:val="0"/>
          <w:iCs w:val="0"/>
          <w:noProof w:val="0"/>
        </w:rPr>
        <w:commentReference w:id="36"/>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(Wh)</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t>Accumulator type (Lead-acid, Li-Ion, NiMH, Ultracap..)</w:t>
            </w:r>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lastRenderedPageBreak/>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MS Gothic"/>
                  <w14:uncheckedState w14:val="2610" w14:font="MS Gothic"/>
                </w14:checkbox>
              </w:sdt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37"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37"/>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7"/>
          <w:footerReference w:type="even" r:id="rId38"/>
          <w:headerReference w:type="first" r:id="rId39"/>
          <w:footerReference w:type="first" r:id="rId40"/>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38" w:name="_Toc442209097"/>
      <w:r>
        <w:lastRenderedPageBreak/>
        <w:t xml:space="preserve">Cables, Fusing </w:t>
      </w:r>
      <w:r w:rsidR="00D0591D">
        <w:t>&amp;</w:t>
      </w:r>
      <w:r>
        <w:t xml:space="preserve"> Grounding</w:t>
      </w:r>
      <w:bookmarkEnd w:id="38"/>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354"/>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39"/>
            <w:r w:rsidRPr="00451073">
              <w:t>Name</w:t>
            </w:r>
            <w:commentRangeEnd w:id="39"/>
            <w:r w:rsidR="003C534F">
              <w:rPr>
                <w:rStyle w:val="CommentReference"/>
              </w:rPr>
              <w:commentReference w:id="39"/>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40" w:name="_Ref261212724"/>
      <w:bookmarkStart w:id="41" w:name="_Toc442209098"/>
      <w:bookmarkEnd w:id="40"/>
      <w:r>
        <w:t>Fusing &amp; Overcurrent Protection</w:t>
      </w:r>
      <w:bookmarkEnd w:id="41"/>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E7E4C1" w:rsidR="005F13CF" w:rsidRDefault="000449F1" w:rsidP="005F13CF">
            <w:pPr>
              <w:keepNext/>
              <w:keepLines/>
            </w:pPr>
            <w:commentRangeStart w:id="42"/>
            <w:commentRangeStart w:id="43"/>
            <w:r w:rsidRPr="000449F1">
              <w:t>Can’t find on datasheet</w:t>
            </w:r>
            <w:commentRangeEnd w:id="42"/>
            <w:r>
              <w:rPr>
                <w:rStyle w:val="CommentReference"/>
              </w:rPr>
              <w:commentReference w:id="42"/>
            </w:r>
            <w:commentRangeEnd w:id="43"/>
            <w:r w:rsidR="00D35732">
              <w:rPr>
                <w:rStyle w:val="CommentReference"/>
              </w:rPr>
              <w:commentReference w:id="43"/>
            </w:r>
          </w:p>
        </w:tc>
        <w:tc>
          <w:tcPr>
            <w:tcW w:w="3554" w:type="dxa"/>
            <w:shd w:val="clear" w:color="auto" w:fill="auto"/>
          </w:tcPr>
          <w:p w14:paraId="62A9A03F" w14:textId="3051338F" w:rsidR="005F13CF" w:rsidRDefault="000449F1" w:rsidP="005F13CF">
            <w:pPr>
              <w:keepNext/>
              <w:keepLines/>
            </w:pPr>
            <w:r w:rsidRPr="000449F1">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r w:rsidRPr="00E93CB9">
              <w:rPr>
                <w:rFonts w:eastAsia="Times New Roman"/>
                <w:color w:val="000000"/>
              </w:rPr>
              <w:t>Littelfuse</w:t>
            </w:r>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r w:rsidRPr="00E93CB9">
              <w:rPr>
                <w:rFonts w:eastAsia="Times New Roman"/>
                <w:color w:val="000000"/>
              </w:rPr>
              <w:t>PacMAN board; separates the incoming high voltage from the accumulator from the 5V in the high voltage section of the PacMAN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r w:rsidRPr="00E93CB9">
              <w:rPr>
                <w:rFonts w:eastAsia="Times New Roman"/>
                <w:color w:val="000000"/>
              </w:rPr>
              <w:t>Littelfuse</w:t>
            </w:r>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Accumulator container; one between positive input terminal of the first cell and PacMAN board.</w:t>
            </w:r>
            <w:r w:rsidR="006D252F">
              <w:rPr>
                <w:rFonts w:eastAsia="Times New Roman"/>
                <w:color w:val="000000"/>
              </w:rPr>
              <w:t xml:space="preserve"> </w:t>
            </w:r>
            <w:r w:rsidRPr="00E93CB9">
              <w:rPr>
                <w:rFonts w:eastAsia="Times New Roman"/>
                <w:color w:val="000000"/>
              </w:rPr>
              <w:t>One between the negative input terminal of the last cell and the PacMAN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r>
              <w:t>Qualtek</w:t>
            </w:r>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44"/>
            <w:r>
              <w:t>10A</w:t>
            </w:r>
            <w:commentRangeEnd w:id="44"/>
            <w:r w:rsidR="0008410D">
              <w:rPr>
                <w:rStyle w:val="CommentReference"/>
              </w:rPr>
              <w:commentReference w:id="44"/>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45"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45"/>
    </w:p>
    <w:p w14:paraId="53DF2CDD" w14:textId="77777777" w:rsidR="00777197" w:rsidRDefault="00777197" w:rsidP="00777197"/>
    <w:p w14:paraId="33C8F3C0" w14:textId="77777777" w:rsidR="007A263A" w:rsidRDefault="00777197" w:rsidP="00F36550">
      <w:pPr>
        <w:pStyle w:val="Heading2"/>
        <w:spacing w:after="0"/>
      </w:pPr>
      <w:bookmarkStart w:id="46" w:name="_Toc442209099"/>
      <w:r>
        <w:lastRenderedPageBreak/>
        <w:t>Component Fusing</w:t>
      </w:r>
      <w:bookmarkEnd w:id="46"/>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47"/>
      <w:r w:rsidR="000025CC" w:rsidRPr="000929F7">
        <w:rPr>
          <w:i/>
        </w:rPr>
        <w:t>motor controlle</w:t>
      </w:r>
      <w:commentRangeEnd w:id="47"/>
      <w:r w:rsidR="005577B5">
        <w:rPr>
          <w:rStyle w:val="CommentReference"/>
        </w:rPr>
        <w:commentReference w:id="47"/>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8" w:author="Windows User" w:date="2017-02-20T13:53: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998"/>
        <w:gridCol w:w="1170"/>
        <w:gridCol w:w="990"/>
        <w:gridCol w:w="1327"/>
        <w:gridCol w:w="4343"/>
        <w:tblGridChange w:id="49">
          <w:tblGrid>
            <w:gridCol w:w="1998"/>
            <w:gridCol w:w="1080"/>
            <w:gridCol w:w="1080"/>
            <w:gridCol w:w="1327"/>
            <w:gridCol w:w="4343"/>
          </w:tblGrid>
        </w:tblGridChange>
      </w:tblGrid>
      <w:tr w:rsidR="00777197" w:rsidRPr="00777197" w14:paraId="47066D82" w14:textId="77777777" w:rsidTr="003C3956">
        <w:trPr>
          <w:trHeight w:val="530"/>
          <w:trPrChange w:id="50" w:author="Windows User" w:date="2017-02-20T13:53:00Z">
            <w:trPr>
              <w:trHeight w:val="530"/>
            </w:trPr>
          </w:trPrChange>
        </w:trPr>
        <w:tc>
          <w:tcPr>
            <w:tcW w:w="1998" w:type="dxa"/>
            <w:shd w:val="clear" w:color="auto" w:fill="auto"/>
            <w:vAlign w:val="bottom"/>
            <w:tcPrChange w:id="51" w:author="Windows User" w:date="2017-02-20T13:53:00Z">
              <w:tcPr>
                <w:tcW w:w="1998" w:type="dxa"/>
                <w:shd w:val="clear" w:color="auto" w:fill="auto"/>
                <w:vAlign w:val="bottom"/>
              </w:tcPr>
            </w:tcPrChange>
          </w:tcPr>
          <w:p w14:paraId="7757C88B" w14:textId="77777777" w:rsidR="00777197" w:rsidRPr="00777197" w:rsidRDefault="00777197" w:rsidP="00382205">
            <w:pPr>
              <w:pStyle w:val="TableHeading"/>
            </w:pPr>
            <w:r w:rsidRPr="00777197">
              <w:t>Component</w:t>
            </w:r>
          </w:p>
        </w:tc>
        <w:tc>
          <w:tcPr>
            <w:tcW w:w="1170" w:type="dxa"/>
            <w:vAlign w:val="bottom"/>
            <w:tcPrChange w:id="52" w:author="Windows User" w:date="2017-02-20T13:53:00Z">
              <w:tcPr>
                <w:tcW w:w="1080" w:type="dxa"/>
                <w:vAlign w:val="bottom"/>
              </w:tcPr>
            </w:tcPrChange>
          </w:tcPr>
          <w:p w14:paraId="7DB56F35" w14:textId="77777777" w:rsidR="00777197" w:rsidRPr="00777197" w:rsidRDefault="00777197" w:rsidP="00382205">
            <w:pPr>
              <w:pStyle w:val="TableHeading"/>
            </w:pPr>
            <w:r w:rsidRPr="00777197">
              <w:t>Fuse Part Number</w:t>
            </w:r>
          </w:p>
        </w:tc>
        <w:tc>
          <w:tcPr>
            <w:tcW w:w="990" w:type="dxa"/>
            <w:shd w:val="clear" w:color="auto" w:fill="auto"/>
            <w:vAlign w:val="bottom"/>
            <w:tcPrChange w:id="53" w:author="Windows User" w:date="2017-02-20T13:53:00Z">
              <w:tcPr>
                <w:tcW w:w="1080" w:type="dxa"/>
                <w:shd w:val="clear" w:color="auto" w:fill="auto"/>
                <w:vAlign w:val="bottom"/>
              </w:tcPr>
            </w:tcPrChange>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Change w:id="54" w:author="Windows User" w:date="2017-02-20T13:53:00Z">
              <w:tcPr>
                <w:tcW w:w="1327" w:type="dxa"/>
                <w:shd w:val="clear" w:color="auto" w:fill="auto"/>
                <w:vAlign w:val="bottom"/>
              </w:tcPr>
            </w:tcPrChange>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Change w:id="55" w:author="Windows User" w:date="2017-02-20T13:53:00Z">
              <w:tcPr>
                <w:tcW w:w="4343" w:type="dxa"/>
                <w:shd w:val="clear" w:color="auto" w:fill="auto"/>
                <w:vAlign w:val="bottom"/>
              </w:tcPr>
            </w:tcPrChange>
          </w:tcPr>
          <w:p w14:paraId="5C4E685C" w14:textId="77777777" w:rsidR="00777197" w:rsidRPr="00777197" w:rsidRDefault="008150F5" w:rsidP="00382205">
            <w:pPr>
              <w:pStyle w:val="TableHeading"/>
            </w:pPr>
            <w:r>
              <w:t>Notes</w:t>
            </w:r>
          </w:p>
        </w:tc>
      </w:tr>
      <w:tr w:rsidR="005F13CF" w14:paraId="5CD7766C" w14:textId="77777777" w:rsidTr="003C3956">
        <w:tc>
          <w:tcPr>
            <w:tcW w:w="1998" w:type="dxa"/>
            <w:shd w:val="clear" w:color="auto" w:fill="auto"/>
            <w:tcPrChange w:id="56" w:author="Windows User" w:date="2017-02-20T13:53:00Z">
              <w:tcPr>
                <w:tcW w:w="1998" w:type="dxa"/>
                <w:shd w:val="clear" w:color="auto" w:fill="auto"/>
              </w:tcPr>
            </w:tcPrChange>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170" w:type="dxa"/>
            <w:tcPrChange w:id="57" w:author="Windows User" w:date="2017-02-20T13:53:00Z">
              <w:tcPr>
                <w:tcW w:w="1080" w:type="dxa"/>
              </w:tcPr>
            </w:tcPrChange>
          </w:tcPr>
          <w:p w14:paraId="194CA434" w14:textId="38500702" w:rsidR="005F13CF" w:rsidRDefault="005F13CF" w:rsidP="005F13CF">
            <w:pPr>
              <w:keepNext/>
              <w:keepLines/>
            </w:pPr>
            <w:r w:rsidRPr="00E93CB9">
              <w:rPr>
                <w:rFonts w:eastAsia="Times New Roman"/>
                <w:color w:val="000000"/>
              </w:rPr>
              <w:t>0287005.PXCN (LittelFuse)</w:t>
            </w:r>
          </w:p>
        </w:tc>
        <w:tc>
          <w:tcPr>
            <w:tcW w:w="990" w:type="dxa"/>
            <w:shd w:val="clear" w:color="auto" w:fill="auto"/>
            <w:tcPrChange w:id="58" w:author="Windows User" w:date="2017-02-20T13:53:00Z">
              <w:tcPr>
                <w:tcW w:w="1080" w:type="dxa"/>
                <w:shd w:val="clear" w:color="auto" w:fill="auto"/>
              </w:tcPr>
            </w:tcPrChange>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Change w:id="59" w:author="Windows User" w:date="2017-02-20T13:53:00Z">
              <w:tcPr>
                <w:tcW w:w="1327" w:type="dxa"/>
                <w:shd w:val="clear" w:color="auto" w:fill="auto"/>
              </w:tcPr>
            </w:tcPrChange>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Change w:id="60" w:author="Windows User" w:date="2017-02-20T13:53:00Z">
              <w:tcPr>
                <w:tcW w:w="4343" w:type="dxa"/>
                <w:shd w:val="clear" w:color="auto" w:fill="auto"/>
              </w:tcPr>
            </w:tcPrChange>
          </w:tcPr>
          <w:p w14:paraId="3B984D3A" w14:textId="6DAE896E" w:rsidR="005F13CF" w:rsidRDefault="005F13CF" w:rsidP="005F13CF">
            <w:pPr>
              <w:keepNext/>
              <w:keepLines/>
            </w:pPr>
            <w:r w:rsidRPr="00E93CB9">
              <w:rPr>
                <w:rFonts w:eastAsia="Times New Roman"/>
                <w:color w:val="000000"/>
              </w:rPr>
              <w:t>On PacMAN board.</w:t>
            </w:r>
          </w:p>
        </w:tc>
      </w:tr>
      <w:tr w:rsidR="005F13CF" w14:paraId="01821E34" w14:textId="77777777" w:rsidTr="003C3956">
        <w:tc>
          <w:tcPr>
            <w:tcW w:w="1998" w:type="dxa"/>
            <w:shd w:val="clear" w:color="auto" w:fill="auto"/>
            <w:tcPrChange w:id="61" w:author="Windows User" w:date="2017-02-20T13:53:00Z">
              <w:tcPr>
                <w:tcW w:w="1998" w:type="dxa"/>
                <w:shd w:val="clear" w:color="auto" w:fill="auto"/>
              </w:tcPr>
            </w:tcPrChange>
          </w:tcPr>
          <w:p w14:paraId="50E6EA98" w14:textId="5BDB2D9B" w:rsidR="005F13CF" w:rsidRDefault="005F13CF" w:rsidP="005F13CF">
            <w:pPr>
              <w:keepNext/>
              <w:keepLines/>
            </w:pPr>
            <w:commentRangeStart w:id="62"/>
            <w:r w:rsidRPr="00E93CB9">
              <w:rPr>
                <w:rFonts w:eastAsia="Times New Roman"/>
                <w:color w:val="000000"/>
              </w:rPr>
              <w:t>Microcontroller (Microchip Technology, AT90CAN128-16AUR)</w:t>
            </w:r>
          </w:p>
        </w:tc>
        <w:tc>
          <w:tcPr>
            <w:tcW w:w="1170" w:type="dxa"/>
            <w:tcPrChange w:id="63" w:author="Windows User" w:date="2017-02-20T13:53:00Z">
              <w:tcPr>
                <w:tcW w:w="1080" w:type="dxa"/>
              </w:tcPr>
            </w:tcPrChange>
          </w:tcPr>
          <w:p w14:paraId="45C2AF7F" w14:textId="02717BD6" w:rsidR="005F13CF" w:rsidRDefault="005F13CF" w:rsidP="005F13CF">
            <w:pPr>
              <w:keepNext/>
              <w:keepLines/>
            </w:pPr>
            <w:r w:rsidRPr="00E93CB9">
              <w:rPr>
                <w:rFonts w:eastAsia="Times New Roman"/>
                <w:color w:val="000000"/>
              </w:rPr>
              <w:t>0287005.PXCN (LittelFuse)</w:t>
            </w:r>
          </w:p>
        </w:tc>
        <w:tc>
          <w:tcPr>
            <w:tcW w:w="990" w:type="dxa"/>
            <w:shd w:val="clear" w:color="auto" w:fill="auto"/>
            <w:tcPrChange w:id="64" w:author="Windows User" w:date="2017-02-20T13:53:00Z">
              <w:tcPr>
                <w:tcW w:w="1080" w:type="dxa"/>
                <w:shd w:val="clear" w:color="auto" w:fill="auto"/>
              </w:tcPr>
            </w:tcPrChange>
          </w:tcPr>
          <w:p w14:paraId="58D372A7" w14:textId="56A88321" w:rsidR="005F13CF" w:rsidRDefault="005F13CF" w:rsidP="005F13CF">
            <w:pPr>
              <w:keepNext/>
              <w:keepLines/>
            </w:pPr>
            <w:commentRangeStart w:id="65"/>
            <w:r w:rsidRPr="00E93CB9">
              <w:rPr>
                <w:rFonts w:eastAsia="Times New Roman"/>
                <w:color w:val="000000"/>
              </w:rPr>
              <w:t>200mA</w:t>
            </w:r>
          </w:p>
        </w:tc>
        <w:tc>
          <w:tcPr>
            <w:tcW w:w="1327" w:type="dxa"/>
            <w:shd w:val="clear" w:color="auto" w:fill="auto"/>
            <w:tcPrChange w:id="66" w:author="Windows User" w:date="2017-02-20T13:53:00Z">
              <w:tcPr>
                <w:tcW w:w="1327" w:type="dxa"/>
                <w:shd w:val="clear" w:color="auto" w:fill="auto"/>
              </w:tcPr>
            </w:tcPrChange>
          </w:tcPr>
          <w:p w14:paraId="42E25080" w14:textId="19BB6049" w:rsidR="005F13CF" w:rsidRDefault="005F13CF" w:rsidP="005F13CF">
            <w:pPr>
              <w:keepNext/>
              <w:keepLines/>
            </w:pPr>
            <w:r w:rsidRPr="00E93CB9">
              <w:rPr>
                <w:rFonts w:eastAsia="Times New Roman"/>
                <w:color w:val="000000"/>
              </w:rPr>
              <w:t>5A</w:t>
            </w:r>
            <w:commentRangeEnd w:id="65"/>
            <w:r w:rsidR="00344035">
              <w:rPr>
                <w:rStyle w:val="CommentReference"/>
              </w:rPr>
              <w:commentReference w:id="65"/>
            </w:r>
            <w:r w:rsidR="002049D3">
              <w:rPr>
                <w:rStyle w:val="CommentReference"/>
              </w:rPr>
              <w:commentReference w:id="62"/>
            </w:r>
          </w:p>
        </w:tc>
        <w:tc>
          <w:tcPr>
            <w:tcW w:w="4343" w:type="dxa"/>
            <w:shd w:val="clear" w:color="auto" w:fill="auto"/>
            <w:tcPrChange w:id="67" w:author="Windows User" w:date="2017-02-20T13:53:00Z">
              <w:tcPr>
                <w:tcW w:w="4343" w:type="dxa"/>
                <w:shd w:val="clear" w:color="auto" w:fill="auto"/>
              </w:tcPr>
            </w:tcPrChange>
          </w:tcPr>
          <w:p w14:paraId="7F37248C" w14:textId="44698C16" w:rsidR="005F13CF" w:rsidRDefault="005F13CF" w:rsidP="005F13CF">
            <w:pPr>
              <w:keepNext/>
              <w:keepLines/>
            </w:pPr>
            <w:r w:rsidRPr="00E93CB9">
              <w:rPr>
                <w:rFonts w:eastAsia="Times New Roman"/>
                <w:color w:val="000000"/>
              </w:rPr>
              <w:t>On PacMAN board.</w:t>
            </w:r>
          </w:p>
        </w:tc>
      </w:tr>
      <w:commentRangeEnd w:id="62"/>
      <w:tr w:rsidR="005F13CF" w14:paraId="73C1A223" w14:textId="77777777" w:rsidTr="003C3956">
        <w:tc>
          <w:tcPr>
            <w:tcW w:w="1998" w:type="dxa"/>
            <w:shd w:val="clear" w:color="auto" w:fill="auto"/>
            <w:tcPrChange w:id="68" w:author="Windows User" w:date="2017-02-20T13:53:00Z">
              <w:tcPr>
                <w:tcW w:w="1998" w:type="dxa"/>
                <w:shd w:val="clear" w:color="auto" w:fill="auto"/>
              </w:tcPr>
            </w:tcPrChange>
          </w:tcPr>
          <w:p w14:paraId="77CD506F" w14:textId="20301158" w:rsidR="005F13CF" w:rsidRDefault="005F13CF" w:rsidP="005F13CF">
            <w:pPr>
              <w:keepNext/>
              <w:keepLines/>
            </w:pPr>
            <w:r w:rsidRPr="00E93CB9">
              <w:rPr>
                <w:rFonts w:eastAsia="Times New Roman"/>
                <w:color w:val="000000"/>
              </w:rPr>
              <w:t>AMS - PacMAN board</w:t>
            </w:r>
          </w:p>
        </w:tc>
        <w:tc>
          <w:tcPr>
            <w:tcW w:w="1170" w:type="dxa"/>
            <w:tcPrChange w:id="69" w:author="Windows User" w:date="2017-02-20T13:53:00Z">
              <w:tcPr>
                <w:tcW w:w="1080" w:type="dxa"/>
              </w:tcPr>
            </w:tcPrChange>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(LittelFuse)</w:t>
            </w:r>
          </w:p>
        </w:tc>
        <w:tc>
          <w:tcPr>
            <w:tcW w:w="990" w:type="dxa"/>
            <w:shd w:val="clear" w:color="auto" w:fill="auto"/>
            <w:tcPrChange w:id="70" w:author="Windows User" w:date="2017-02-20T13:53:00Z">
              <w:tcPr>
                <w:tcW w:w="1080" w:type="dxa"/>
                <w:shd w:val="clear" w:color="auto" w:fill="auto"/>
              </w:tcPr>
            </w:tcPrChange>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Change w:id="71" w:author="Windows User" w:date="2017-02-20T13:53:00Z">
              <w:tcPr>
                <w:tcW w:w="1327" w:type="dxa"/>
                <w:shd w:val="clear" w:color="auto" w:fill="auto"/>
              </w:tcPr>
            </w:tcPrChange>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Change w:id="72" w:author="Windows User" w:date="2017-02-20T13:53:00Z">
              <w:tcPr>
                <w:tcW w:w="4343" w:type="dxa"/>
                <w:shd w:val="clear" w:color="auto" w:fill="auto"/>
              </w:tcPr>
            </w:tcPrChange>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In accumulator container; two fuses from positive input terminal of the first cell and the negative input terminal of the last cell both to the PacMAN board.</w:t>
            </w:r>
          </w:p>
          <w:p w14:paraId="1060FC74" w14:textId="77777777" w:rsidR="005F13CF" w:rsidRDefault="005F13CF" w:rsidP="005F13CF">
            <w:pPr>
              <w:keepNext/>
              <w:keepLines/>
            </w:pPr>
          </w:p>
        </w:tc>
      </w:tr>
      <w:tr w:rsidR="007D586F" w14:paraId="10544947" w14:textId="77777777" w:rsidTr="003C3956">
        <w:tc>
          <w:tcPr>
            <w:tcW w:w="1998" w:type="dxa"/>
            <w:shd w:val="clear" w:color="auto" w:fill="auto"/>
            <w:vAlign w:val="center"/>
            <w:tcPrChange w:id="73" w:author="Windows User" w:date="2017-02-20T13:53:00Z">
              <w:tcPr>
                <w:tcW w:w="1998" w:type="dxa"/>
                <w:shd w:val="clear" w:color="auto" w:fill="auto"/>
                <w:vAlign w:val="center"/>
              </w:tcPr>
            </w:tcPrChange>
          </w:tcPr>
          <w:p w14:paraId="66761B2A" w14:textId="40673878" w:rsidR="007D586F" w:rsidRDefault="007D586F" w:rsidP="005F13CF">
            <w:pPr>
              <w:keepNext/>
              <w:keepLines/>
            </w:pPr>
            <w:r>
              <w:t>DC-DC</w:t>
            </w:r>
          </w:p>
        </w:tc>
        <w:tc>
          <w:tcPr>
            <w:tcW w:w="1170" w:type="dxa"/>
            <w:tcPrChange w:id="74" w:author="Windows User" w:date="2017-02-20T13:53:00Z">
              <w:tcPr>
                <w:tcW w:w="1080" w:type="dxa"/>
              </w:tcPr>
            </w:tcPrChange>
          </w:tcPr>
          <w:p w14:paraId="5BFCFD3D" w14:textId="52EE2FC1" w:rsidR="007D586F" w:rsidRDefault="007D586F" w:rsidP="005F13CF">
            <w:pPr>
              <w:keepNext/>
              <w:keepLines/>
            </w:pPr>
            <w:r>
              <w:t>VYC30W-Q24-S12</w:t>
            </w:r>
          </w:p>
        </w:tc>
        <w:tc>
          <w:tcPr>
            <w:tcW w:w="990" w:type="dxa"/>
            <w:shd w:val="clear" w:color="auto" w:fill="auto"/>
            <w:vAlign w:val="center"/>
            <w:tcPrChange w:id="75" w:author="Windows User" w:date="2017-02-20T13:53:00Z">
              <w:tcPr>
                <w:tcW w:w="1080" w:type="dxa"/>
                <w:shd w:val="clear" w:color="auto" w:fill="auto"/>
                <w:vAlign w:val="center"/>
              </w:tcPr>
            </w:tcPrChange>
          </w:tcPr>
          <w:p w14:paraId="138BE4FB" w14:textId="16AAE8FD" w:rsidR="007D586F" w:rsidRDefault="007D586F" w:rsidP="005F13CF">
            <w:pPr>
              <w:keepNext/>
              <w:keepLines/>
            </w:pPr>
            <w:r>
              <w:t>2.5A</w:t>
            </w:r>
          </w:p>
        </w:tc>
        <w:tc>
          <w:tcPr>
            <w:tcW w:w="1327" w:type="dxa"/>
            <w:shd w:val="clear" w:color="auto" w:fill="auto"/>
            <w:vAlign w:val="center"/>
            <w:tcPrChange w:id="76" w:author="Windows User" w:date="2017-02-20T13:53:00Z">
              <w:tcPr>
                <w:tcW w:w="1327" w:type="dxa"/>
                <w:shd w:val="clear" w:color="auto" w:fill="auto"/>
                <w:vAlign w:val="center"/>
              </w:tcPr>
            </w:tcPrChange>
          </w:tcPr>
          <w:p w14:paraId="78DC2029" w14:textId="35B8FEA3" w:rsidR="007D586F" w:rsidRDefault="007D586F" w:rsidP="005F13CF">
            <w:pPr>
              <w:keepNext/>
              <w:keepLines/>
            </w:pPr>
            <w:r>
              <w:t>2.5A</w:t>
            </w:r>
          </w:p>
        </w:tc>
        <w:tc>
          <w:tcPr>
            <w:tcW w:w="4343" w:type="dxa"/>
            <w:shd w:val="clear" w:color="auto" w:fill="auto"/>
            <w:vAlign w:val="center"/>
            <w:tcPrChange w:id="77" w:author="Windows User" w:date="2017-02-20T13:53:00Z">
              <w:tcPr>
                <w:tcW w:w="4343" w:type="dxa"/>
                <w:shd w:val="clear" w:color="auto" w:fill="auto"/>
                <w:vAlign w:val="center"/>
              </w:tcPr>
            </w:tcPrChange>
          </w:tcPr>
          <w:p w14:paraId="2FCAC0D4" w14:textId="77777777" w:rsidR="007D586F" w:rsidRDefault="007D586F" w:rsidP="005F13CF">
            <w:pPr>
              <w:keepNext/>
              <w:keepLines/>
            </w:pPr>
          </w:p>
        </w:tc>
      </w:tr>
      <w:tr w:rsidR="007D586F" w14:paraId="25910F27" w14:textId="77777777" w:rsidTr="003C3956">
        <w:tc>
          <w:tcPr>
            <w:tcW w:w="1998" w:type="dxa"/>
            <w:shd w:val="clear" w:color="auto" w:fill="auto"/>
            <w:vAlign w:val="center"/>
            <w:tcPrChange w:id="78" w:author="Windows User" w:date="2017-02-20T13:53:00Z">
              <w:tcPr>
                <w:tcW w:w="1998" w:type="dxa"/>
                <w:shd w:val="clear" w:color="auto" w:fill="auto"/>
                <w:vAlign w:val="center"/>
              </w:tcPr>
            </w:tcPrChange>
          </w:tcPr>
          <w:p w14:paraId="0C8BEE7B" w14:textId="150D8D0F" w:rsidR="007D586F" w:rsidRDefault="007D586F" w:rsidP="005F13CF">
            <w:pPr>
              <w:keepNext/>
              <w:keepLines/>
            </w:pPr>
            <w:r>
              <w:t>DC-DC</w:t>
            </w:r>
          </w:p>
        </w:tc>
        <w:tc>
          <w:tcPr>
            <w:tcW w:w="1170" w:type="dxa"/>
            <w:tcPrChange w:id="79" w:author="Windows User" w:date="2017-02-20T13:53:00Z">
              <w:tcPr>
                <w:tcW w:w="1080" w:type="dxa"/>
              </w:tcPr>
            </w:tcPrChange>
          </w:tcPr>
          <w:p w14:paraId="6F48954F" w14:textId="43E923C2" w:rsidR="007D586F" w:rsidRDefault="007D586F" w:rsidP="005F13CF">
            <w:pPr>
              <w:keepNext/>
              <w:keepLines/>
            </w:pPr>
            <w:r>
              <w:t>VYB20W-Q24-S5</w:t>
            </w:r>
          </w:p>
        </w:tc>
        <w:tc>
          <w:tcPr>
            <w:tcW w:w="990" w:type="dxa"/>
            <w:shd w:val="clear" w:color="auto" w:fill="auto"/>
            <w:vAlign w:val="center"/>
            <w:tcPrChange w:id="80" w:author="Windows User" w:date="2017-02-20T13:53:00Z">
              <w:tcPr>
                <w:tcW w:w="1080" w:type="dxa"/>
                <w:shd w:val="clear" w:color="auto" w:fill="auto"/>
                <w:vAlign w:val="center"/>
              </w:tcPr>
            </w:tcPrChange>
          </w:tcPr>
          <w:p w14:paraId="4E94F37B" w14:textId="620DA2DD" w:rsidR="007D586F" w:rsidRDefault="007D586F" w:rsidP="005F13CF">
            <w:pPr>
              <w:keepNext/>
              <w:keepLines/>
            </w:pPr>
            <w:r>
              <w:t>4A</w:t>
            </w:r>
          </w:p>
        </w:tc>
        <w:tc>
          <w:tcPr>
            <w:tcW w:w="1327" w:type="dxa"/>
            <w:shd w:val="clear" w:color="auto" w:fill="auto"/>
            <w:vAlign w:val="center"/>
            <w:tcPrChange w:id="81" w:author="Windows User" w:date="2017-02-20T13:53:00Z">
              <w:tcPr>
                <w:tcW w:w="1327" w:type="dxa"/>
                <w:shd w:val="clear" w:color="auto" w:fill="auto"/>
                <w:vAlign w:val="center"/>
              </w:tcPr>
            </w:tcPrChange>
          </w:tcPr>
          <w:p w14:paraId="434D9238" w14:textId="402DECE0" w:rsidR="007D586F" w:rsidRDefault="007D586F" w:rsidP="005F13CF">
            <w:pPr>
              <w:keepNext/>
              <w:keepLines/>
            </w:pPr>
            <w:r>
              <w:t>4A</w:t>
            </w:r>
          </w:p>
        </w:tc>
        <w:tc>
          <w:tcPr>
            <w:tcW w:w="4343" w:type="dxa"/>
            <w:shd w:val="clear" w:color="auto" w:fill="auto"/>
            <w:vAlign w:val="center"/>
            <w:tcPrChange w:id="82" w:author="Windows User" w:date="2017-02-20T13:53:00Z">
              <w:tcPr>
                <w:tcW w:w="4343" w:type="dxa"/>
                <w:shd w:val="clear" w:color="auto" w:fill="auto"/>
                <w:vAlign w:val="center"/>
              </w:tcPr>
            </w:tcPrChange>
          </w:tcPr>
          <w:p w14:paraId="11EF54B3" w14:textId="77777777" w:rsidR="007D586F" w:rsidRDefault="007D586F" w:rsidP="005F13CF">
            <w:pPr>
              <w:keepNext/>
              <w:keepLines/>
            </w:pPr>
          </w:p>
        </w:tc>
      </w:tr>
      <w:tr w:rsidR="007D586F" w14:paraId="1C1E3C34" w14:textId="77777777" w:rsidTr="003C3956">
        <w:tc>
          <w:tcPr>
            <w:tcW w:w="1998" w:type="dxa"/>
            <w:shd w:val="clear" w:color="auto" w:fill="auto"/>
            <w:vAlign w:val="center"/>
            <w:tcPrChange w:id="83" w:author="Windows User" w:date="2017-02-20T13:53:00Z">
              <w:tcPr>
                <w:tcW w:w="1998" w:type="dxa"/>
                <w:shd w:val="clear" w:color="auto" w:fill="auto"/>
                <w:vAlign w:val="center"/>
              </w:tcPr>
            </w:tcPrChange>
          </w:tcPr>
          <w:p w14:paraId="48FF0084" w14:textId="36AB5C6A" w:rsidR="007D586F" w:rsidRDefault="00AE5C08" w:rsidP="005F13CF">
            <w:pPr>
              <w:keepNext/>
              <w:keepLines/>
            </w:pPr>
            <w:ins w:id="84" w:author="Windows User" w:date="2017-02-20T13:25:00Z">
              <w:r>
                <w:t>Curtis 1238 Motor Controller</w:t>
              </w:r>
            </w:ins>
            <w:ins w:id="85" w:author="Windows User" w:date="2017-02-20T13:51:00Z">
              <w:r w:rsidR="003C3956">
                <w:t xml:space="preserve"> KSI</w:t>
              </w:r>
            </w:ins>
          </w:p>
        </w:tc>
        <w:tc>
          <w:tcPr>
            <w:tcW w:w="1170" w:type="dxa"/>
            <w:tcPrChange w:id="86" w:author="Windows User" w:date="2017-02-20T13:53:00Z">
              <w:tcPr>
                <w:tcW w:w="1080" w:type="dxa"/>
              </w:tcPr>
            </w:tcPrChange>
          </w:tcPr>
          <w:p w14:paraId="79C3AE60" w14:textId="67052B6B" w:rsidR="007D586F" w:rsidRDefault="003C3956" w:rsidP="005F13CF">
            <w:pPr>
              <w:keepNext/>
              <w:keepLines/>
            </w:pPr>
            <w:ins w:id="87" w:author="Windows User" w:date="2017-02-20T13:53:00Z">
              <w:r>
                <w:t>Internal to Motor Controller</w:t>
              </w:r>
            </w:ins>
          </w:p>
        </w:tc>
        <w:tc>
          <w:tcPr>
            <w:tcW w:w="990" w:type="dxa"/>
            <w:shd w:val="clear" w:color="auto" w:fill="auto"/>
            <w:vAlign w:val="center"/>
            <w:tcPrChange w:id="88" w:author="Windows User" w:date="2017-02-20T13:53:00Z">
              <w:tcPr>
                <w:tcW w:w="1080" w:type="dxa"/>
                <w:shd w:val="clear" w:color="auto" w:fill="auto"/>
                <w:vAlign w:val="center"/>
              </w:tcPr>
            </w:tcPrChange>
          </w:tcPr>
          <w:p w14:paraId="6305A4B0" w14:textId="5949B455" w:rsidR="007D586F" w:rsidRDefault="003C3956" w:rsidP="005F13CF">
            <w:pPr>
              <w:keepNext/>
              <w:keepLines/>
            </w:pPr>
            <w:ins w:id="89" w:author="Windows User" w:date="2017-02-20T13:51:00Z">
              <w:r>
                <w:t>1.0A</w:t>
              </w:r>
            </w:ins>
          </w:p>
        </w:tc>
        <w:tc>
          <w:tcPr>
            <w:tcW w:w="1327" w:type="dxa"/>
            <w:shd w:val="clear" w:color="auto" w:fill="auto"/>
            <w:vAlign w:val="center"/>
            <w:tcPrChange w:id="90" w:author="Windows User" w:date="2017-02-20T13:53:00Z">
              <w:tcPr>
                <w:tcW w:w="1327" w:type="dxa"/>
                <w:shd w:val="clear" w:color="auto" w:fill="auto"/>
                <w:vAlign w:val="center"/>
              </w:tcPr>
            </w:tcPrChange>
          </w:tcPr>
          <w:p w14:paraId="6A8BF20A" w14:textId="10F2F116" w:rsidR="007D586F" w:rsidRDefault="003C3956" w:rsidP="005F13CF">
            <w:pPr>
              <w:keepNext/>
              <w:keepLines/>
            </w:pPr>
            <w:ins w:id="91" w:author="Windows User" w:date="2017-02-20T13:51:00Z">
              <w:r>
                <w:t>1.0A</w:t>
              </w:r>
            </w:ins>
          </w:p>
        </w:tc>
        <w:tc>
          <w:tcPr>
            <w:tcW w:w="4343" w:type="dxa"/>
            <w:shd w:val="clear" w:color="auto" w:fill="auto"/>
            <w:vAlign w:val="center"/>
            <w:tcPrChange w:id="92" w:author="Windows User" w:date="2017-02-20T13:53:00Z">
              <w:tcPr>
                <w:tcW w:w="4343" w:type="dxa"/>
                <w:shd w:val="clear" w:color="auto" w:fill="auto"/>
                <w:vAlign w:val="center"/>
              </w:tcPr>
            </w:tcPrChange>
          </w:tcPr>
          <w:p w14:paraId="15D15E60" w14:textId="77777777" w:rsidR="007D586F" w:rsidRDefault="007D586F" w:rsidP="005F13CF">
            <w:pPr>
              <w:keepNext/>
              <w:keepLines/>
            </w:pPr>
          </w:p>
        </w:tc>
      </w:tr>
      <w:tr w:rsidR="007D586F" w14:paraId="186B6C99" w14:textId="77777777" w:rsidTr="003C3956">
        <w:tc>
          <w:tcPr>
            <w:tcW w:w="1998" w:type="dxa"/>
            <w:shd w:val="clear" w:color="auto" w:fill="auto"/>
            <w:vAlign w:val="center"/>
            <w:tcPrChange w:id="93" w:author="Windows User" w:date="2017-02-20T13:53:00Z">
              <w:tcPr>
                <w:tcW w:w="1998" w:type="dxa"/>
                <w:shd w:val="clear" w:color="auto" w:fill="auto"/>
                <w:vAlign w:val="center"/>
              </w:tcPr>
            </w:tcPrChange>
          </w:tcPr>
          <w:p w14:paraId="4EF85AA0" w14:textId="4C3209B6" w:rsidR="007D586F" w:rsidRDefault="003C3956" w:rsidP="005F13CF">
            <w:pPr>
              <w:keepNext/>
              <w:keepLines/>
            </w:pPr>
            <w:ins w:id="94" w:author="Windows User" w:date="2017-02-20T13:51:00Z">
              <w:r>
                <w:t>Curtis 1238 Motor Controller Coil Return</w:t>
              </w:r>
            </w:ins>
          </w:p>
        </w:tc>
        <w:tc>
          <w:tcPr>
            <w:tcW w:w="1170" w:type="dxa"/>
            <w:tcPrChange w:id="95" w:author="Windows User" w:date="2017-02-20T13:53:00Z">
              <w:tcPr>
                <w:tcW w:w="1080" w:type="dxa"/>
              </w:tcPr>
            </w:tcPrChange>
          </w:tcPr>
          <w:p w14:paraId="28B98DC2" w14:textId="1CAAEFD4" w:rsidR="007D586F" w:rsidRDefault="003C3956" w:rsidP="005F13CF">
            <w:pPr>
              <w:keepNext/>
              <w:keepLines/>
            </w:pPr>
            <w:ins w:id="96" w:author="Windows User" w:date="2017-02-20T13:53:00Z">
              <w:r>
                <w:t>Internal to Motor Controller</w:t>
              </w:r>
            </w:ins>
          </w:p>
        </w:tc>
        <w:tc>
          <w:tcPr>
            <w:tcW w:w="990" w:type="dxa"/>
            <w:shd w:val="clear" w:color="auto" w:fill="auto"/>
            <w:vAlign w:val="center"/>
            <w:tcPrChange w:id="97" w:author="Windows User" w:date="2017-02-20T13:53:00Z">
              <w:tcPr>
                <w:tcW w:w="1080" w:type="dxa"/>
                <w:shd w:val="clear" w:color="auto" w:fill="auto"/>
                <w:vAlign w:val="center"/>
              </w:tcPr>
            </w:tcPrChange>
          </w:tcPr>
          <w:p w14:paraId="718018F3" w14:textId="7B97FDDD" w:rsidR="007D586F" w:rsidRDefault="003C3956" w:rsidP="005F13CF">
            <w:pPr>
              <w:keepNext/>
              <w:keepLines/>
            </w:pPr>
            <w:ins w:id="98" w:author="Windows User" w:date="2017-02-20T13:51:00Z">
              <w:r>
                <w:t>12A</w:t>
              </w:r>
            </w:ins>
          </w:p>
        </w:tc>
        <w:tc>
          <w:tcPr>
            <w:tcW w:w="1327" w:type="dxa"/>
            <w:shd w:val="clear" w:color="auto" w:fill="auto"/>
            <w:vAlign w:val="center"/>
            <w:tcPrChange w:id="99" w:author="Windows User" w:date="2017-02-20T13:53:00Z">
              <w:tcPr>
                <w:tcW w:w="1327" w:type="dxa"/>
                <w:shd w:val="clear" w:color="auto" w:fill="auto"/>
                <w:vAlign w:val="center"/>
              </w:tcPr>
            </w:tcPrChange>
          </w:tcPr>
          <w:p w14:paraId="5A4A1B6F" w14:textId="53179EC0" w:rsidR="007D586F" w:rsidRDefault="003C3956" w:rsidP="005F13CF">
            <w:pPr>
              <w:keepNext/>
              <w:keepLines/>
            </w:pPr>
            <w:ins w:id="100" w:author="Windows User" w:date="2017-02-20T13:51:00Z">
              <w:r>
                <w:t>12A</w:t>
              </w:r>
            </w:ins>
          </w:p>
        </w:tc>
        <w:tc>
          <w:tcPr>
            <w:tcW w:w="4343" w:type="dxa"/>
            <w:shd w:val="clear" w:color="auto" w:fill="auto"/>
            <w:vAlign w:val="center"/>
            <w:tcPrChange w:id="101" w:author="Windows User" w:date="2017-02-20T13:53:00Z">
              <w:tcPr>
                <w:tcW w:w="4343" w:type="dxa"/>
                <w:shd w:val="clear" w:color="auto" w:fill="auto"/>
                <w:vAlign w:val="center"/>
              </w:tcPr>
            </w:tcPrChange>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102"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102"/>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41"/>
          <w:footerReference w:type="even" r:id="rId42"/>
          <w:headerReference w:type="first" r:id="rId43"/>
          <w:footerReference w:type="first" r:id="rId44"/>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103" w:name="_Toc442209100"/>
      <w:r>
        <w:t xml:space="preserve">System Wire </w:t>
      </w:r>
      <w:commentRangeStart w:id="104"/>
      <w:r>
        <w:t>Tables</w:t>
      </w:r>
      <w:bookmarkEnd w:id="103"/>
      <w:commentRangeEnd w:id="104"/>
      <w:r w:rsidR="00093733">
        <w:rPr>
          <w:rStyle w:val="CommentReference"/>
          <w:rFonts w:eastAsia="Calibri" w:cs="Arial"/>
          <w:b w:val="0"/>
          <w:bCs w:val="0"/>
          <w:color w:val="auto"/>
        </w:rPr>
        <w:commentReference w:id="104"/>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105"/>
      <m:oMath>
        <m:r>
          <w:rPr>
            <w:rFonts w:ascii="Cambria Math" w:eastAsia="Arial" w:hAnsi="Cambria Math"/>
          </w:rPr>
          <m:t>Fault Current= Vsource / (Rsource + Rwiring)</m:t>
        </m:r>
        <w:commentRangeEnd w:id="105"/>
        <m:r>
          <m:rPr>
            <m:sty m:val="p"/>
          </m:rPr>
          <w:rPr>
            <w:rStyle w:val="CommentReference"/>
          </w:rPr>
          <w:commentReference w:id="105"/>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r w:rsidRPr="00FB67AF">
              <w:rPr>
                <w:sz w:val="16"/>
              </w:rPr>
              <w:t>Insul-ation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106"/>
            <w:r w:rsidRPr="00FB67AF">
              <w:rPr>
                <w:sz w:val="16"/>
              </w:rPr>
              <w:t>Fuse Part #</w:t>
            </w:r>
            <w:commentRangeEnd w:id="106"/>
            <w:r w:rsidR="002059D4">
              <w:rPr>
                <w:rStyle w:val="CommentReference"/>
                <w:bCs w:val="0"/>
                <w:color w:val="auto"/>
              </w:rPr>
              <w:commentReference w:id="106"/>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Fuse Interr-upting Rating Adc</w:t>
            </w:r>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bl>
    <w:p w14:paraId="5D70DDB6" w14:textId="77777777" w:rsidR="00777197" w:rsidRDefault="00777197" w:rsidP="00777197">
      <w:pPr>
        <w:pStyle w:val="Caption"/>
      </w:pPr>
      <w:bookmarkStart w:id="107" w:name="_Ref412570283"/>
      <w:bookmarkStart w:id="108"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107"/>
      <w:r>
        <w:t xml:space="preserve"> </w:t>
      </w:r>
      <w:r w:rsidR="007F357F">
        <w:t xml:space="preserve">- </w:t>
      </w:r>
      <w:r>
        <w:t>System Wire Table</w:t>
      </w:r>
      <w:bookmarkEnd w:id="108"/>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109" w:name="_Toc442209101"/>
      <w:r>
        <w:t xml:space="preserve">Grounding </w:t>
      </w:r>
      <w:r w:rsidR="00F0197D">
        <w:t>System</w:t>
      </w:r>
      <w:bookmarkEnd w:id="109"/>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110" w:name="_Toc442209102"/>
      <w:r>
        <w:t>Conductive Panel Grounding</w:t>
      </w:r>
      <w:bookmarkEnd w:id="110"/>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111" w:name="_Toc442209103"/>
      <w:r>
        <w:rPr>
          <w:rFonts w:eastAsia="Arial"/>
        </w:rPr>
        <w:lastRenderedPageBreak/>
        <w:t>Isolation</w:t>
      </w:r>
      <w:r w:rsidR="00450834">
        <w:rPr>
          <w:rFonts w:eastAsia="Arial"/>
        </w:rPr>
        <w:t xml:space="preserve"> &amp; Insulation</w:t>
      </w:r>
      <w:bookmarkEnd w:id="111"/>
    </w:p>
    <w:p w14:paraId="7500B2AA" w14:textId="77777777" w:rsidR="00D0591D" w:rsidRPr="00C1229B" w:rsidRDefault="00D0591D" w:rsidP="00D0591D">
      <w:r>
        <w:t xml:space="preserve">Person primarily responsible for this </w:t>
      </w:r>
      <w:commentRangeStart w:id="112"/>
      <w:r>
        <w:t>section</w:t>
      </w:r>
      <w:commentRangeEnd w:id="112"/>
      <w:r w:rsidR="00857DEF">
        <w:rPr>
          <w:rStyle w:val="CommentReference"/>
        </w:rPr>
        <w:commentReference w:id="112"/>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113" w:name="_Toc442209104"/>
      <w:r w:rsidRPr="00450834">
        <w:t>Separation of Tractive System and Grounded Low Voltage System</w:t>
      </w:r>
      <w:bookmarkEnd w:id="113"/>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114"/>
      <w:commentRangeStart w:id="115"/>
      <w:r>
        <w:rPr>
          <w:rFonts w:eastAsia="Arial"/>
          <w:noProof/>
          <w:lang w:eastAsia="ja-JP"/>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14"/>
      <w:r w:rsidR="00752C88">
        <w:rPr>
          <w:rStyle w:val="CommentReference"/>
        </w:rPr>
        <w:commentReference w:id="114"/>
      </w:r>
      <w:commentRangeEnd w:id="115"/>
      <w:r w:rsidR="00FF692B">
        <w:rPr>
          <w:rStyle w:val="CommentReference"/>
        </w:rPr>
        <w:commentReference w:id="115"/>
      </w:r>
    </w:p>
    <w:p w14:paraId="65B26C17" w14:textId="77777777" w:rsidR="00FB6611" w:rsidRDefault="00753253" w:rsidP="00753253">
      <w:pPr>
        <w:pStyle w:val="Caption"/>
      </w:pPr>
      <w:bookmarkStart w:id="116" w:name="_Toc442209146"/>
      <w:r>
        <w:t xml:space="preserve">Figure </w:t>
      </w:r>
      <w:r>
        <w:fldChar w:fldCharType="begin"/>
      </w:r>
      <w:r>
        <w:instrText xml:space="preserve"> SEQ Figure \* ARABIC </w:instrText>
      </w:r>
      <w:r>
        <w:fldChar w:fldCharType="separate"/>
      </w:r>
      <w:r w:rsidR="001E0D98">
        <w:t>5</w:t>
      </w:r>
      <w:r>
        <w:fldChar w:fldCharType="end"/>
      </w:r>
      <w:r w:rsidR="0087079E">
        <w:t xml:space="preserve"> - </w:t>
      </w:r>
      <w:r>
        <w:t>TS and GLV separation</w:t>
      </w:r>
      <w:bookmarkEnd w:id="116"/>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2CE5EF0" w:rsidR="0028137B" w:rsidRDefault="00C0030F">
            <w:pPr>
              <w:keepNext/>
              <w:keepLines/>
            </w:pPr>
            <w:ins w:id="117" w:author="Windows User" w:date="2017-02-20T13:32:00Z">
              <w:r>
                <w:t>TSI-PCB-HV-LV</w:t>
              </w:r>
            </w:ins>
            <w:commentRangeStart w:id="118"/>
            <w:del w:id="119" w:author="Windows User" w:date="2017-02-20T13:32:00Z">
              <w:r w:rsidR="0028137B" w:rsidDel="00C0030F">
                <w:delText>Student Design</w:delText>
              </w:r>
              <w:commentRangeEnd w:id="118"/>
              <w:r w:rsidR="00836811" w:rsidDel="00C0030F">
                <w:rPr>
                  <w:rStyle w:val="CommentReference"/>
                </w:rPr>
                <w:commentReference w:id="118"/>
              </w:r>
            </w:del>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120"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120"/>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spacings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lang w:eastAsia="ja-JP"/>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121" w:name="_Toc442209147"/>
      <w:r>
        <w:t xml:space="preserve">Figure </w:t>
      </w:r>
      <w:r w:rsidR="00FB6611">
        <w:fldChar w:fldCharType="begin"/>
      </w:r>
      <w:r w:rsidR="00FB6611">
        <w:instrText xml:space="preserve"> SEQ Figure \* ARABIC </w:instrText>
      </w:r>
      <w:r w:rsidR="00FB6611">
        <w:fldChar w:fldCharType="separate"/>
      </w:r>
      <w:r w:rsidR="001E0D98">
        <w:t>6</w:t>
      </w:r>
      <w:r w:rsidR="00FB6611">
        <w:fldChar w:fldCharType="end"/>
      </w:r>
      <w:r>
        <w:t xml:space="preserve"> - Team Designed PCB Layout</w:t>
      </w:r>
      <w:bookmarkEnd w:id="121"/>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122"/>
      <w:r w:rsidRPr="000929F7">
        <w:rPr>
          <w:i/>
        </w:rPr>
        <w:t xml:space="preserve">motor controller </w:t>
      </w:r>
      <w:commentRangeEnd w:id="122"/>
      <w:r w:rsidR="009E0F80">
        <w:rPr>
          <w:rStyle w:val="CommentReference"/>
        </w:rPr>
        <w:commentReference w:id="122"/>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5D57E2" w:rsidP="00117AD4">
            <w:pPr>
              <w:pStyle w:val="Normal1"/>
              <w:keepNext/>
              <w:keepLines/>
              <w:spacing w:after="0"/>
            </w:pPr>
            <w:hyperlink r:id="rId45">
              <w:r w:rsidR="00A46A3F">
                <w:rPr>
                  <w:color w:val="0000FF"/>
                  <w:sz w:val="20"/>
                  <w:szCs w:val="20"/>
                  <w:u w:val="single"/>
                </w:rPr>
                <w:t>http://www.bender-es.com/fileadmin/products/doc/IR155-32xx-V004_D00115_D_XXEN.pdf</w:t>
              </w:r>
            </w:hyperlink>
            <w:hyperlink r:id="rId46">
              <w:r w:rsidR="00A46A3F" w:rsidRPr="00A46A3F">
                <w:rPr>
                  <w:rStyle w:val="Hyperlink"/>
                  <w:rFonts w:eastAsia="Calibri"/>
                  <w:lang w:eastAsia="zh-CN"/>
                </w:rPr>
                <w:t>http://www.bender-es.com/fileadmin/products/doc/IR155-32xx-V004_D00115_D_XXEN.pdf</w:t>
              </w:r>
            </w:hyperlink>
          </w:p>
          <w:p w14:paraId="0EF367CF" w14:textId="7462A2C8" w:rsidR="00A46A3F" w:rsidRDefault="005D57E2" w:rsidP="00EC6ABB">
            <w:pPr>
              <w:keepNext/>
              <w:keepLines/>
            </w:pPr>
            <w:hyperlink r:id="rId47">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421CDD2D" w:rsidR="00A46A3F" w:rsidRDefault="00C0030F" w:rsidP="00EC6ABB">
            <w:pPr>
              <w:keepNext/>
              <w:keepLines/>
            </w:pPr>
            <w:ins w:id="123" w:author="Windows User" w:date="2017-02-20T13:33:00Z">
              <w:r>
                <w:t>Curtis 1238 Motor Controller</w:t>
              </w:r>
            </w:ins>
          </w:p>
        </w:tc>
        <w:tc>
          <w:tcPr>
            <w:tcW w:w="1134" w:type="dxa"/>
            <w:shd w:val="clear" w:color="auto" w:fill="auto"/>
            <w:vAlign w:val="center"/>
          </w:tcPr>
          <w:p w14:paraId="76E596D8" w14:textId="685DE5D5" w:rsidR="00A46A3F" w:rsidRDefault="00C0030F" w:rsidP="00EC6ABB">
            <w:pPr>
              <w:keepNext/>
              <w:keepLines/>
            </w:pPr>
            <w:ins w:id="124" w:author="Windows User" w:date="2017-02-20T13:33:00Z">
              <w:r>
                <w:t>Only High Voltage</w:t>
              </w:r>
            </w:ins>
          </w:p>
        </w:tc>
        <w:tc>
          <w:tcPr>
            <w:tcW w:w="5387" w:type="dxa"/>
          </w:tcPr>
          <w:p w14:paraId="60D8C9DD" w14:textId="391871C4" w:rsidR="00C0030F" w:rsidRDefault="00C0030F">
            <w:pPr>
              <w:keepNext/>
              <w:keepLines/>
            </w:pPr>
            <w:ins w:id="125" w:author="Windows User" w:date="2017-02-20T13:33:00Z">
              <w:r>
                <w:fldChar w:fldCharType="begin"/>
              </w:r>
              <w:r>
                <w:instrText xml:space="preserve"> HYPERLINK "</w:instrText>
              </w:r>
              <w:r w:rsidRPr="00C0030F">
                <w:instrText>http://www.thunderstruck-ev.com/Manuals/1234_36_38%20Manual%20Rev%20Feb%2009.pdf</w:instrText>
              </w:r>
              <w:r>
                <w:instrText xml:space="preserve">" </w:instrText>
              </w:r>
              <w:r>
                <w:fldChar w:fldCharType="separate"/>
              </w:r>
              <w:r w:rsidRPr="008661A9">
                <w:rPr>
                  <w:rStyle w:val="Hyperlink"/>
                </w:rPr>
                <w:t>http://www.thunderstruck-ev.com/Manuals/1234_36_38%20Manual%20Rev%20Feb%2009.pdf</w:t>
              </w:r>
              <w:r>
                <w:fldChar w:fldCharType="end"/>
              </w:r>
              <w:r>
                <w:t xml:space="preserve"> </w:t>
              </w:r>
            </w:ins>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126" w:name="_Toc442209105"/>
      <w:r>
        <w:t>Isolation &amp; Insulation</w:t>
      </w:r>
      <w:bookmarkEnd w:id="126"/>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127"/>
            <w:r>
              <w:t>?</w:t>
            </w:r>
            <w:commentRangeEnd w:id="127"/>
            <w:r>
              <w:rPr>
                <w:rStyle w:val="CommentReference"/>
              </w:rPr>
              <w:commentReference w:id="127"/>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128"/>
            <w:r w:rsidRPr="00E93CB9">
              <w:rPr>
                <w:rFonts w:eastAsia="Times New Roman"/>
                <w:color w:val="000000"/>
              </w:rPr>
              <w:t xml:space="preserve">Can bus isolation description. </w:t>
            </w:r>
            <w:commentRangeEnd w:id="128"/>
            <w:r w:rsidR="009F43B9">
              <w:rPr>
                <w:rStyle w:val="CommentReference"/>
              </w:rPr>
              <w:commentReference w:id="128"/>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Safety Loop Isolation, Galvanically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129"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129"/>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130"/>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130"/>
      <w:r w:rsidR="00137380">
        <w:rPr>
          <w:rStyle w:val="CommentReference"/>
        </w:rPr>
        <w:commentReference w:id="130"/>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UL Recog-nized ?</w:t>
            </w:r>
          </w:p>
        </w:tc>
        <w:tc>
          <w:tcPr>
            <w:tcW w:w="1260" w:type="dxa"/>
            <w:shd w:val="clear" w:color="auto" w:fill="auto"/>
            <w:vAlign w:val="bottom"/>
          </w:tcPr>
          <w:p w14:paraId="3F50C822" w14:textId="77777777" w:rsidR="00033272" w:rsidRPr="00C124D2" w:rsidRDefault="00033272" w:rsidP="00FE5554">
            <w:pPr>
              <w:pStyle w:val="TableHeading"/>
            </w:pPr>
            <w:r>
              <w:t xml:space="preserve">Rated Temper-ature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131" w:name="_Ref433034964"/>
      <w:bookmarkStart w:id="132" w:name="_Ref433034959"/>
      <w:bookmarkStart w:id="133"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131"/>
      <w:r>
        <w:t>- Insulating Materials</w:t>
      </w:r>
      <w:bookmarkEnd w:id="132"/>
      <w:bookmarkEnd w:id="133"/>
    </w:p>
    <w:p w14:paraId="57C1EE50" w14:textId="77777777" w:rsidR="00FE1402" w:rsidRPr="00FE1402" w:rsidRDefault="00450834" w:rsidP="00F36550">
      <w:pPr>
        <w:pStyle w:val="Heading2"/>
        <w:spacing w:after="0"/>
      </w:pPr>
      <w:bookmarkStart w:id="134" w:name="_Toc442209106"/>
      <w:commentRangeStart w:id="135"/>
      <w:r>
        <w:lastRenderedPageBreak/>
        <w:t>Conduit</w:t>
      </w:r>
      <w:bookmarkEnd w:id="134"/>
      <w:commentRangeEnd w:id="135"/>
      <w:r w:rsidR="00D130F9">
        <w:rPr>
          <w:rStyle w:val="CommentReference"/>
          <w:rFonts w:eastAsia="Calibri" w:cs="Arial"/>
          <w:b w:val="0"/>
          <w:bCs w:val="0"/>
          <w:color w:val="auto"/>
        </w:rPr>
        <w:commentReference w:id="135"/>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136"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136"/>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137" w:name="_Toc442209107"/>
      <w:r w:rsidRPr="000134F4">
        <w:t>Shielded dual-insulated cable</w:t>
      </w:r>
      <w:bookmarkEnd w:id="137"/>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138"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138"/>
    </w:p>
    <w:p w14:paraId="67C03114" w14:textId="77777777" w:rsidR="00F36550" w:rsidRDefault="00450834" w:rsidP="00F36550">
      <w:pPr>
        <w:pStyle w:val="Heading2"/>
        <w:spacing w:after="0"/>
      </w:pPr>
      <w:bookmarkStart w:id="139" w:name="_Toc442209108"/>
      <w:commentRangeStart w:id="140"/>
      <w:r>
        <w:t>Firewall(s)</w:t>
      </w:r>
      <w:bookmarkEnd w:id="139"/>
      <w:commentRangeEnd w:id="140"/>
      <w:r w:rsidR="009B2AB7">
        <w:rPr>
          <w:rStyle w:val="CommentReference"/>
          <w:rFonts w:eastAsia="Calibri" w:cs="Arial"/>
          <w:b w:val="0"/>
          <w:bCs w:val="0"/>
          <w:color w:val="auto"/>
        </w:rPr>
        <w:commentReference w:id="140"/>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141" w:name="_Toc442209109"/>
      <w:r>
        <w:lastRenderedPageBreak/>
        <w:t xml:space="preserve">Electric </w:t>
      </w:r>
      <w:r w:rsidR="006A04F7">
        <w:t>Tractive System</w:t>
      </w:r>
      <w:bookmarkEnd w:id="141"/>
      <w:r w:rsidR="00C95CE5">
        <w:rPr>
          <w:rFonts w:eastAsia="Arial" w:cs="Arial"/>
        </w:rPr>
        <w:t xml:space="preserve"> </w:t>
      </w:r>
    </w:p>
    <w:p w14:paraId="53766355" w14:textId="77777777" w:rsidR="00C1229B" w:rsidRPr="00C1229B" w:rsidRDefault="00C1229B" w:rsidP="00C1229B">
      <w:commentRangeStart w:id="142"/>
      <w:r>
        <w:t>Person primarily responsible for this section:</w:t>
      </w:r>
      <w:commentRangeEnd w:id="142"/>
      <w:r w:rsidR="00283EB4">
        <w:rPr>
          <w:rStyle w:val="CommentReference"/>
        </w:rPr>
        <w:commentReference w:id="142"/>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143" w:name="_Toc442209110"/>
      <w:commentRangeStart w:id="144"/>
      <w:r>
        <w:t>Motor</w:t>
      </w:r>
      <w:r w:rsidR="007E3A4E">
        <w:rPr>
          <w:rFonts w:eastAsia="Arial" w:cs="Arial"/>
        </w:rPr>
        <w:t>(s)</w:t>
      </w:r>
      <w:bookmarkEnd w:id="143"/>
      <w:commentRangeEnd w:id="144"/>
      <w:r w:rsidR="00283EB4">
        <w:rPr>
          <w:rStyle w:val="CommentReference"/>
          <w:rFonts w:eastAsia="Calibri" w:cs="Arial"/>
          <w:b w:val="0"/>
          <w:bCs w:val="0"/>
          <w:color w:val="auto"/>
        </w:rPr>
        <w:commentReference w:id="144"/>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(Vrms l-l or Vdc)</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145"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145"/>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146" w:name="_Toc442209111"/>
      <w:bookmarkStart w:id="147" w:name="_Toc371591206"/>
      <w:bookmarkEnd w:id="13"/>
      <w:commentRangeStart w:id="148"/>
      <w:r w:rsidRPr="00C56F40">
        <w:t>Motor</w:t>
      </w:r>
      <w:r w:rsidRPr="00C56F40">
        <w:rPr>
          <w:rFonts w:eastAsia="Arial" w:cs="Arial"/>
        </w:rPr>
        <w:t xml:space="preserve"> </w:t>
      </w:r>
      <w:r>
        <w:t>C</w:t>
      </w:r>
      <w:r w:rsidRPr="00C56F40">
        <w:t>ontroller</w:t>
      </w:r>
      <w:bookmarkEnd w:id="146"/>
      <w:commentRangeEnd w:id="148"/>
      <w:r w:rsidR="00283EB4">
        <w:rPr>
          <w:rStyle w:val="CommentReference"/>
          <w:rFonts w:eastAsia="Calibri" w:cs="Arial"/>
          <w:b w:val="0"/>
          <w:bCs w:val="0"/>
          <w:color w:val="auto"/>
        </w:rPr>
        <w:commentReference w:id="148"/>
      </w:r>
    </w:p>
    <w:p w14:paraId="0485A68A" w14:textId="77777777" w:rsidR="00457658" w:rsidRDefault="00457658" w:rsidP="00F36550">
      <w:pPr>
        <w:spacing w:after="0"/>
        <w:rPr>
          <w:ins w:id="149" w:author="Windows User" w:date="2017-02-20T16:46:00Z"/>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p w14:paraId="724BFE0B" w14:textId="2576784C" w:rsidR="00C40448" w:rsidRPr="00C40448" w:rsidRDefault="00C40448" w:rsidP="00F36550">
      <w:pPr>
        <w:spacing w:after="0"/>
        <w:rPr>
          <w:iCs/>
          <w:u w:val="single"/>
          <w:rPrChange w:id="150" w:author="Windows User" w:date="2017-02-20T16:46:00Z">
            <w:rPr>
              <w:i/>
              <w:u w:val="single"/>
            </w:rPr>
          </w:rPrChange>
        </w:rPr>
      </w:pPr>
      <w:ins w:id="151" w:author="Windows User" w:date="2017-02-20T16:46:00Z">
        <w:r>
          <w:rPr>
            <w:iCs/>
          </w:rPr>
          <w:t>We are using the Curtis 1238 due to its voltage rating allowing for 96V input and 24V isolation</w:t>
        </w:r>
      </w:ins>
      <w:ins w:id="152" w:author="Windows User" w:date="2017-02-20T16:47:00Z">
        <w:r>
          <w:rPr>
            <w:iCs/>
          </w:rPr>
          <w:t xml:space="preserve"> as 24V is used for our GLV power.</w:t>
        </w:r>
      </w:ins>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9D1412B" w:rsidR="006A04F7" w:rsidRDefault="00C0030F" w:rsidP="00656123">
            <w:pPr>
              <w:pStyle w:val="TableContents"/>
            </w:pPr>
            <w:ins w:id="153" w:author="Windows User" w:date="2017-02-20T13:34:00Z">
              <w:r>
                <w:t>Curtis 1238</w:t>
              </w:r>
            </w:ins>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6BBE0E12" w:rsidR="00753253" w:rsidRDefault="00C0030F" w:rsidP="00656123">
            <w:pPr>
              <w:pStyle w:val="TableContents"/>
            </w:pPr>
            <w:ins w:id="154" w:author="Windows User" w:date="2017-02-20T13:34:00Z">
              <w:r>
                <w:t>1</w:t>
              </w:r>
            </w:ins>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52EC7B1" w:rsidR="00753253" w:rsidRDefault="00C0030F" w:rsidP="00656123">
            <w:pPr>
              <w:pStyle w:val="TableContents"/>
            </w:pPr>
            <w:ins w:id="155" w:author="Windows User" w:date="2017-02-20T13:40:00Z">
              <w:r>
                <w:t>96V</w:t>
              </w:r>
            </w:ins>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lastRenderedPageBreak/>
              <w:t>Nominal Input Current (A)</w:t>
            </w:r>
          </w:p>
        </w:tc>
        <w:tc>
          <w:tcPr>
            <w:tcW w:w="4536" w:type="dxa"/>
            <w:shd w:val="clear" w:color="auto" w:fill="auto"/>
            <w:vAlign w:val="center"/>
          </w:tcPr>
          <w:p w14:paraId="04C4A073" w14:textId="0A7FC133" w:rsidR="00753253" w:rsidRDefault="001D787E" w:rsidP="00656123">
            <w:pPr>
              <w:pStyle w:val="TableContents"/>
            </w:pPr>
            <w:ins w:id="156" w:author="Windows User" w:date="2017-02-20T13:58:00Z">
              <w:r>
                <w:t>200</w:t>
              </w:r>
            </w:ins>
            <w:ins w:id="157" w:author="Windows User" w:date="2017-02-20T13:40:00Z">
              <w:r w:rsidR="00A163E3">
                <w:t>A</w:t>
              </w:r>
            </w:ins>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456DD9E8" w:rsidR="00753253" w:rsidRDefault="001D787E" w:rsidP="00656123">
            <w:pPr>
              <w:pStyle w:val="TableContents"/>
            </w:pPr>
            <w:ins w:id="158" w:author="Windows User" w:date="2017-02-20T13:58:00Z">
              <w:r>
                <w:t>650A</w:t>
              </w:r>
            </w:ins>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t>Output voltage (Vac l-l or Vdc)</w:t>
            </w:r>
          </w:p>
        </w:tc>
        <w:tc>
          <w:tcPr>
            <w:tcW w:w="4536" w:type="dxa"/>
            <w:shd w:val="clear" w:color="auto" w:fill="auto"/>
            <w:vAlign w:val="center"/>
          </w:tcPr>
          <w:p w14:paraId="48EAA185" w14:textId="62236EDB" w:rsidR="00753253" w:rsidRDefault="00A163E3" w:rsidP="00656123">
            <w:pPr>
              <w:pStyle w:val="TableContents"/>
            </w:pPr>
            <w:ins w:id="159" w:author="Windows User" w:date="2017-02-20T13:40:00Z">
              <w:r>
                <w:t>96V</w:t>
              </w:r>
            </w:ins>
            <w:ins w:id="160" w:author="Windows User" w:date="2017-02-20T13:58:00Z">
              <w:r w:rsidR="001D787E">
                <w:t>ac</w:t>
              </w:r>
            </w:ins>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3192023" w:rsidR="00753253" w:rsidDel="00773FC1" w:rsidRDefault="00A163E3" w:rsidP="00656123">
            <w:pPr>
              <w:pStyle w:val="TableContents"/>
            </w:pPr>
            <w:ins w:id="161" w:author="Windows User" w:date="2017-02-20T13:42:00Z">
              <w:r>
                <w:t>24-96V</w:t>
              </w:r>
            </w:ins>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galvanically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25E8388" w:rsidR="00753253" w:rsidRPr="00656123" w:rsidDel="00773FC1" w:rsidRDefault="00C8541C" w:rsidP="00656123">
            <w:pPr>
              <w:pStyle w:val="TableContents"/>
              <w:rPr>
                <w:b/>
              </w:rPr>
            </w:pPr>
            <w:r>
              <w:rPr>
                <w:sz w:val="24"/>
              </w:rPr>
              <w:t xml:space="preserve">            </w:t>
            </w:r>
            <w:sdt>
              <w:sdtPr>
                <w:rPr>
                  <w:sz w:val="24"/>
                </w:rPr>
                <w:id w:val="-1552452914"/>
                <w14:checkbox>
                  <w14:checked w14:val="1"/>
                  <w14:checkedState w14:val="2612" w14:font="MS Gothic"/>
                  <w14:uncheckedState w14:val="2610" w14:font="MS Gothic"/>
                </w14:checkbox>
              </w:sdtPr>
              <w:sdtContent>
                <w:ins w:id="162" w:author="Windows User" w:date="2017-02-20T13:42:00Z">
                  <w:r w:rsidR="00A163E3">
                    <w:rPr>
                      <w:rFonts w:ascii="MS Gothic" w:eastAsia="MS Gothic" w:hAnsi="MS Gothic" w:hint="eastAsia"/>
                      <w:sz w:val="24"/>
                    </w:rPr>
                    <w:t>☒</w:t>
                  </w:r>
                </w:ins>
                <w:del w:id="163" w:author="Windows User" w:date="2017-02-20T13:42:00Z">
                  <w:r w:rsidDel="00A163E3">
                    <w:rPr>
                      <w:rFonts w:ascii="MS Gothic" w:eastAsia="MS Gothic" w:hAnsi="MS Gothic" w:hint="eastAsia"/>
                      <w:sz w:val="24"/>
                    </w:rPr>
                    <w:delText>☐</w:delText>
                  </w:r>
                </w:del>
              </w:sdtContent>
            </w:sdt>
            <w:r>
              <w:rPr>
                <w:sz w:val="24"/>
              </w:rPr>
              <w:t xml:space="preserve">Yes / </w:t>
            </w:r>
            <w:sdt>
              <w:sdtPr>
                <w:rPr>
                  <w:sz w:val="24"/>
                </w:rPr>
                <w:id w:val="-1653050543"/>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164"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164"/>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8"/>
          <w:footerReference w:type="even" r:id="rId49"/>
          <w:headerReference w:type="first" r:id="rId50"/>
          <w:footerReference w:type="first" r:id="rId51"/>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165" w:name="_Toc442209112"/>
      <w:r>
        <w:lastRenderedPageBreak/>
        <w:t>Tractive System Measurement</w:t>
      </w:r>
      <w:r>
        <w:rPr>
          <w:rFonts w:eastAsia="Arial" w:cs="Arial"/>
        </w:rPr>
        <w:t xml:space="preserve"> </w:t>
      </w:r>
      <w:r>
        <w:t>Points (TSMP)</w:t>
      </w:r>
      <w:bookmarkEnd w:id="165"/>
    </w:p>
    <w:p w14:paraId="6A49E090" w14:textId="4D9BE378" w:rsidR="00A4078E" w:rsidRDefault="007A7347" w:rsidP="00F36550">
      <w:pPr>
        <w:spacing w:after="0"/>
        <w:rPr>
          <w:ins w:id="166" w:author="Windows User" w:date="2017-02-20T13:45:00Z"/>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167"/>
      <w:r w:rsidR="00A4078E" w:rsidRPr="000929F7">
        <w:rPr>
          <w:rFonts w:eastAsia="Arial"/>
          <w:i/>
        </w:rPr>
        <w:t xml:space="preserve">TSMP </w:t>
      </w:r>
      <w:r w:rsidR="00A4078E" w:rsidRPr="000929F7">
        <w:rPr>
          <w:i/>
        </w:rPr>
        <w:t xml:space="preserve">housing </w:t>
      </w:r>
      <w:r w:rsidRPr="000929F7">
        <w:rPr>
          <w:i/>
        </w:rPr>
        <w:t>and location</w:t>
      </w:r>
      <w:commentRangeEnd w:id="167"/>
      <w:r w:rsidR="00857225">
        <w:rPr>
          <w:rStyle w:val="CommentReference"/>
        </w:rPr>
        <w:commentReference w:id="167"/>
      </w:r>
      <w:r w:rsidRPr="000929F7">
        <w:rPr>
          <w:i/>
        </w:rPr>
        <w:t>. Describe TSMP electrical connection point.</w:t>
      </w:r>
    </w:p>
    <w:p w14:paraId="27DEA873" w14:textId="11E14D7E" w:rsidR="00A163E3" w:rsidRPr="00A163E3" w:rsidRDefault="00A163E3" w:rsidP="00F36550">
      <w:pPr>
        <w:spacing w:after="0"/>
        <w:rPr>
          <w:iCs/>
          <w:rPrChange w:id="168" w:author="Windows User" w:date="2017-02-20T13:45:00Z">
            <w:rPr>
              <w:i/>
            </w:rPr>
          </w:rPrChange>
        </w:rPr>
      </w:pPr>
      <w:ins w:id="169" w:author="Windows User" w:date="2017-02-20T13:45:00Z">
        <w:r>
          <w:rPr>
            <w:iCs/>
          </w:rPr>
          <w:t xml:space="preserve">The TSMP will be mounted to the face of the TSI system box. This will be attached behind the driver and covered with a plastic case on a hinge. </w:t>
        </w:r>
      </w:ins>
      <w:ins w:id="170" w:author="Windows User" w:date="2017-02-20T13:46:00Z">
        <w:r>
          <w:rPr>
            <w:iCs/>
          </w:rPr>
          <w:t>The measuring points themselves will be the specified 4mm shrouded banana jacks.</w:t>
        </w:r>
      </w:ins>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171"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171"/>
    </w:p>
    <w:p w14:paraId="6FCA2919" w14:textId="77777777" w:rsidR="00FE1402" w:rsidRPr="00FE1402" w:rsidRDefault="00A4078E" w:rsidP="00F36550">
      <w:pPr>
        <w:pStyle w:val="Heading2"/>
        <w:spacing w:after="0"/>
      </w:pPr>
      <w:bookmarkStart w:id="172" w:name="_Toc442209113"/>
      <w:commentRangeStart w:id="173"/>
      <w:commentRangeStart w:id="174"/>
      <w:commentRangeStart w:id="175"/>
      <w:commentRangeStart w:id="176"/>
      <w:r>
        <w:t>Pre-</w:t>
      </w:r>
      <w:r w:rsidRPr="00FE1402">
        <w:t>Charge</w:t>
      </w:r>
      <w:r>
        <w:rPr>
          <w:rFonts w:eastAsia="Arial" w:cs="Arial"/>
        </w:rPr>
        <w:t xml:space="preserve"> </w:t>
      </w:r>
      <w:r>
        <w:t>circuitry</w:t>
      </w:r>
      <w:bookmarkEnd w:id="172"/>
      <w:commentRangeEnd w:id="173"/>
      <w:r w:rsidR="00DB21DC">
        <w:rPr>
          <w:rStyle w:val="CommentReference"/>
          <w:rFonts w:eastAsia="Calibri" w:cs="Arial"/>
          <w:b w:val="0"/>
          <w:bCs w:val="0"/>
          <w:color w:val="auto"/>
        </w:rPr>
        <w:commentReference w:id="173"/>
      </w:r>
      <w:commentRangeEnd w:id="174"/>
      <w:r w:rsidR="000A2DC5">
        <w:rPr>
          <w:rStyle w:val="CommentReference"/>
          <w:rFonts w:eastAsia="Calibri" w:cs="Arial"/>
          <w:b w:val="0"/>
          <w:bCs w:val="0"/>
          <w:color w:val="auto"/>
        </w:rPr>
        <w:commentReference w:id="174"/>
      </w:r>
      <w:commentRangeEnd w:id="175"/>
      <w:r w:rsidR="0021390E">
        <w:rPr>
          <w:rStyle w:val="CommentReference"/>
          <w:rFonts w:eastAsia="Calibri" w:cs="Arial"/>
          <w:b w:val="0"/>
          <w:bCs w:val="0"/>
          <w:color w:val="auto"/>
        </w:rPr>
        <w:commentReference w:id="175"/>
      </w:r>
      <w:commentRangeEnd w:id="176"/>
      <w:r w:rsidR="0021390E">
        <w:rPr>
          <w:rStyle w:val="CommentReference"/>
          <w:rFonts w:eastAsia="Calibri" w:cs="Arial"/>
          <w:b w:val="0"/>
          <w:bCs w:val="0"/>
          <w:color w:val="auto"/>
        </w:rPr>
        <w:commentReference w:id="176"/>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61A89BFE" w:rsidR="00A4078E" w:rsidRPr="000929F7" w:rsidDel="001D787E" w:rsidRDefault="00A4078E" w:rsidP="00A4078E">
      <w:pPr>
        <w:numPr>
          <w:ilvl w:val="0"/>
          <w:numId w:val="10"/>
        </w:numPr>
        <w:rPr>
          <w:del w:id="177" w:author="Windows User" w:date="2017-02-20T14:00:00Z"/>
          <w:i/>
        </w:rPr>
      </w:pPr>
      <w:del w:id="178" w:author="Windows User" w:date="2017-02-20T14:00:00Z">
        <w:r w:rsidRPr="000929F7" w:rsidDel="001D787E">
          <w:rPr>
            <w:i/>
          </w:rPr>
          <w:delText xml:space="preserve">Include a plot of </w:delText>
        </w:r>
        <w:r w:rsidR="00427F81" w:rsidRPr="000929F7" w:rsidDel="001D787E">
          <w:rPr>
            <w:i/>
          </w:rPr>
          <w:delText xml:space="preserve">calculated TS </w:delText>
        </w:r>
        <w:r w:rsidRPr="000929F7" w:rsidDel="001D787E">
          <w:rPr>
            <w:i/>
          </w:rPr>
          <w:delText>Voltage vs. time</w:delText>
        </w:r>
      </w:del>
    </w:p>
    <w:p w14:paraId="2E983BF3" w14:textId="3939B8AE" w:rsidR="00A4078E" w:rsidRPr="000929F7" w:rsidDel="001D787E" w:rsidRDefault="00A4078E" w:rsidP="00A4078E">
      <w:pPr>
        <w:numPr>
          <w:ilvl w:val="0"/>
          <w:numId w:val="10"/>
        </w:numPr>
        <w:rPr>
          <w:del w:id="179" w:author="Windows User" w:date="2017-02-20T14:00:00Z"/>
          <w:i/>
        </w:rPr>
      </w:pPr>
      <w:del w:id="180" w:author="Windows User" w:date="2017-02-20T14:00:00Z">
        <w:r w:rsidRPr="000929F7" w:rsidDel="001D787E">
          <w:rPr>
            <w:i/>
          </w:rPr>
          <w:delText xml:space="preserve">Include a plot of </w:delText>
        </w:r>
        <w:r w:rsidR="00427F81" w:rsidRPr="000929F7" w:rsidDel="001D787E">
          <w:rPr>
            <w:i/>
          </w:rPr>
          <w:delText>calculated Current vs. time</w:delText>
        </w:r>
      </w:del>
    </w:p>
    <w:p w14:paraId="2140AA5A" w14:textId="6666989D" w:rsidR="00427F81" w:rsidRPr="001E0D98" w:rsidRDefault="00427F81" w:rsidP="00A4078E">
      <w:pPr>
        <w:numPr>
          <w:ilvl w:val="0"/>
          <w:numId w:val="10"/>
        </w:numPr>
        <w:rPr>
          <w:ins w:id="181" w:author="Windows User" w:date="2017-02-20T17:49:00Z"/>
          <w:i/>
          <w:rPrChange w:id="182" w:author="Windows User" w:date="2017-02-20T17:49:00Z">
            <w:rPr>
              <w:ins w:id="183" w:author="Windows User" w:date="2017-02-20T17:49:00Z"/>
              <w:iCs/>
            </w:rPr>
          </w:rPrChange>
        </w:rPr>
      </w:pPr>
      <w:del w:id="184" w:author="Windows User" w:date="2017-02-20T14:00:00Z">
        <w:r w:rsidRPr="000929F7" w:rsidDel="001D787E">
          <w:rPr>
            <w:i/>
          </w:rPr>
          <w:delText>Include a plot of resistor power vs time.</w:delText>
        </w:r>
      </w:del>
      <w:ins w:id="185" w:author="Windows User" w:date="2017-02-20T14:00:00Z">
        <w:r w:rsidR="001D787E">
          <w:rPr>
            <w:iCs/>
          </w:rPr>
          <w:t>The pre-charge circuit we are using is included in the motor controller.</w:t>
        </w:r>
      </w:ins>
    </w:p>
    <w:p w14:paraId="50A3C950" w14:textId="5C65231E" w:rsidR="001E0D98" w:rsidRPr="000929F7" w:rsidRDefault="001E0D98" w:rsidP="001E0D98">
      <w:pPr>
        <w:rPr>
          <w:i/>
        </w:rPr>
        <w:pPrChange w:id="186" w:author="Windows User" w:date="2017-02-20T17:49:00Z">
          <w:pPr>
            <w:numPr>
              <w:numId w:val="10"/>
            </w:numPr>
            <w:tabs>
              <w:tab w:val="num" w:pos="720"/>
            </w:tabs>
            <w:ind w:left="720" w:hanging="360"/>
          </w:pPr>
        </w:pPrChange>
      </w:pPr>
      <w:ins w:id="187" w:author="Windows User" w:date="2017-02-20T17:49:00Z">
        <w:r>
          <w:rPr>
            <w:noProof/>
          </w:rPr>
          <w:lastRenderedPageBreak/>
          <mc:AlternateContent>
            <mc:Choice Requires="wps">
              <w:drawing>
                <wp:anchor distT="0" distB="0" distL="114300" distR="114300" simplePos="0" relativeHeight="251685888" behindDoc="0" locked="0" layoutInCell="1" allowOverlap="1" wp14:anchorId="2F0111B0" wp14:editId="27FD1298">
                  <wp:simplePos x="0" y="0"/>
                  <wp:positionH relativeFrom="column">
                    <wp:posOffset>-3810</wp:posOffset>
                  </wp:positionH>
                  <wp:positionV relativeFrom="paragraph">
                    <wp:posOffset>4756785</wp:posOffset>
                  </wp:positionV>
                  <wp:extent cx="612648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a:effectLst/>
                        </wps:spPr>
                        <wps:txbx>
                          <w:txbxContent>
                            <w:p w14:paraId="17872FE7" w14:textId="2FDFC7BE" w:rsidR="001E0D98" w:rsidRPr="00135026" w:rsidRDefault="001E0D98" w:rsidP="001E0D98">
                              <w:pPr>
                                <w:pStyle w:val="Caption"/>
                                <w:rPr>
                                  <w:rFonts w:cs="Arial"/>
                                </w:rPr>
                                <w:pPrChange w:id="188" w:author="Windows User" w:date="2017-02-20T17:50:00Z">
                                  <w:pPr/>
                                </w:pPrChange>
                              </w:pPr>
                              <w:ins w:id="189" w:author="Windows User" w:date="2017-02-20T17:50:00Z">
                                <w:r>
                                  <w:t>Wiring Schematic f</w:t>
                                </w:r>
                              </w:ins>
                              <w:ins w:id="190" w:author="Windows User" w:date="2017-02-20T17:51:00Z">
                                <w:r>
                                  <w:t xml:space="preserve">or Curtis 1238. Source: </w:t>
                                </w:r>
                                <w:r w:rsidRPr="001E0D98">
                                  <w:t>http://evwest.com/support/auto1234-1236-1238_500-512_Reva.pdf</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111B0" id="_x0000_t202" coordsize="21600,21600" o:spt="202" path="m,l,21600r21600,l21600,xe">
                  <v:stroke joinstyle="miter"/>
                  <v:path gradientshapeok="t" o:connecttype="rect"/>
                </v:shapetype>
                <v:shape id="Text Box 27" o:spid="_x0000_s1026" type="#_x0000_t202" style="position:absolute;margin-left:-.3pt;margin-top:374.55pt;width:482.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f3MgIAAG0EAAAOAAAAZHJzL2Uyb0RvYy54bWysVMFu2zAMvQ/YPwi6L06yLSu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" stroked="f">
                  <v:textbox style="mso-fit-shape-to-text:t" inset="0,0,0,0">
                    <w:txbxContent>
                      <w:p w14:paraId="17872FE7" w14:textId="2FDFC7BE" w:rsidR="001E0D98" w:rsidRPr="00135026" w:rsidRDefault="001E0D98" w:rsidP="001E0D98">
                        <w:pPr>
                          <w:pStyle w:val="Caption"/>
                          <w:rPr>
                            <w:rFonts w:cs="Arial"/>
                          </w:rPr>
                          <w:pPrChange w:id="191" w:author="Windows User" w:date="2017-02-20T17:50:00Z">
                            <w:pPr/>
                          </w:pPrChange>
                        </w:pPr>
                        <w:ins w:id="192" w:author="Windows User" w:date="2017-02-20T17:50:00Z">
                          <w:r>
                            <w:t>Wiring Schematic f</w:t>
                          </w:r>
                        </w:ins>
                        <w:ins w:id="193" w:author="Windows User" w:date="2017-02-20T17:51:00Z">
                          <w:r>
                            <w:t xml:space="preserve">or Curtis 1238. Source: </w:t>
                          </w:r>
                          <w:r w:rsidRPr="001E0D98">
                            <w:t>http://evwest.com/support/auto1234-1236-1238_500-512_Reva.pdf</w:t>
                          </w:r>
                        </w:ins>
                      </w:p>
                    </w:txbxContent>
                  </v:textbox>
                  <w10:wrap type="topAndBottom"/>
                </v:shape>
              </w:pict>
            </mc:Fallback>
          </mc:AlternateContent>
        </w:r>
        <w:r>
          <w:rPr>
            <w:i/>
            <w:noProof/>
            <w:lang w:eastAsia="ja-JP"/>
          </w:rPr>
          <w:drawing>
            <wp:anchor distT="0" distB="0" distL="114300" distR="114300" simplePos="0" relativeHeight="251683840" behindDoc="0" locked="0" layoutInCell="1" allowOverlap="1" wp14:anchorId="4A5EF98C" wp14:editId="76D86F49">
              <wp:simplePos x="0" y="0"/>
              <wp:positionH relativeFrom="column">
                <wp:posOffset>-3810</wp:posOffset>
              </wp:positionH>
              <wp:positionV relativeFrom="paragraph">
                <wp:posOffset>-3810</wp:posOffset>
              </wp:positionV>
              <wp:extent cx="6126480" cy="4703445"/>
              <wp:effectExtent l="0" t="0" r="762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tisMC_Precharge_Circuitry.PNG"/>
                      <pic:cNvPicPr/>
                    </pic:nvPicPr>
                    <pic:blipFill>
                      <a:blip r:embed="rId52">
                        <a:extLst>
                          <a:ext uri="{28A0092B-C50C-407E-A947-70E740481C1C}">
                            <a14:useLocalDpi xmlns:a14="http://schemas.microsoft.com/office/drawing/2010/main" val="0"/>
                          </a:ext>
                        </a:extLst>
                      </a:blip>
                      <a:stretch>
                        <a:fillRect/>
                      </a:stretch>
                    </pic:blipFill>
                    <pic:spPr>
                      <a:xfrm>
                        <a:off x="0" y="0"/>
                        <a:ext cx="6126480" cy="4703445"/>
                      </a:xfrm>
                      <a:prstGeom prst="rect">
                        <a:avLst/>
                      </a:prstGeom>
                    </pic:spPr>
                  </pic:pic>
                </a:graphicData>
              </a:graphic>
            </wp:anchor>
          </w:drawing>
        </w:r>
      </w:ins>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6222DA33" w:rsidR="00A4078E" w:rsidRPr="009D686F" w:rsidRDefault="0021390E" w:rsidP="009D686F">
            <w:pPr>
              <w:pStyle w:val="TableContents"/>
            </w:pPr>
            <w:ins w:id="194" w:author="Windows User" w:date="2017-02-20T17:26:00Z">
              <w:r>
                <w:t>Blade Fuse</w:t>
              </w:r>
            </w:ins>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6C253C96" w:rsidR="00A4078E" w:rsidRPr="009D686F" w:rsidRDefault="007A7347" w:rsidP="009D686F">
            <w:pPr>
              <w:pStyle w:val="TableContents"/>
            </w:pPr>
            <w:r w:rsidRPr="009D686F">
              <w:t xml:space="preserve">                 </w:t>
            </w:r>
            <w:ins w:id="195" w:author="Windows User" w:date="2017-02-20T17:26:00Z">
              <w:r w:rsidR="0021390E">
                <w:t>6.80m</w:t>
              </w:r>
            </w:ins>
            <w:del w:id="196" w:author="Windows User" w:date="2017-02-20T17:26:00Z">
              <w:r w:rsidRPr="009D686F" w:rsidDel="0021390E">
                <w:delText xml:space="preserve"> </w:delText>
              </w:r>
              <w:r w:rsidR="00A4078E" w:rsidRPr="009D686F" w:rsidDel="0021390E">
                <w:delText> </w:delText>
              </w:r>
            </w:del>
            <w:r w:rsidR="00A4078E" w:rsidRPr="009D686F">
              <w:t>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431C9F66" w:rsidR="00A4078E" w:rsidRPr="009D686F" w:rsidRDefault="007A7347" w:rsidP="009D686F">
            <w:pPr>
              <w:pStyle w:val="TableContents"/>
            </w:pPr>
            <w:r w:rsidRPr="009D686F">
              <w:t xml:space="preserve">                  </w:t>
            </w:r>
            <w:ins w:id="197" w:author="Windows User" w:date="2017-02-20T17:41:00Z">
              <w:r w:rsidR="00362AC1">
                <w:t>1.045</w:t>
              </w:r>
            </w:ins>
            <w:ins w:id="198" w:author="Windows User" w:date="2017-02-20T17:33:00Z">
              <w:r w:rsidR="0021390E">
                <w:t xml:space="preserve"> </w:t>
              </w:r>
            </w:ins>
            <w:del w:id="199" w:author="Windows User" w:date="2017-02-20T17:33:00Z">
              <w:r w:rsidR="00A4078E" w:rsidRPr="009D686F" w:rsidDel="0021390E">
                <w:delText> </w:delText>
              </w:r>
            </w:del>
            <w:r w:rsidR="00A4078E" w:rsidRPr="009D686F">
              <w:t>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09A6D6DD" w14:textId="510D7032" w:rsidR="00A4078E" w:rsidRPr="009D686F" w:rsidRDefault="007A7347" w:rsidP="009D686F">
            <w:pPr>
              <w:pStyle w:val="TableContents"/>
            </w:pPr>
            <w:r w:rsidRPr="009D686F">
              <w:t xml:space="preserve">             </w:t>
            </w:r>
            <w:r w:rsidR="00A4078E" w:rsidRPr="009D686F">
              <w:t> </w:t>
            </w:r>
            <w:r w:rsidRPr="009D686F">
              <w:t xml:space="preserve">     </w:t>
            </w:r>
            <w:ins w:id="200" w:author="Windows User" w:date="2017-02-20T17:41:00Z">
              <w:r w:rsidR="00362AC1">
                <w:t xml:space="preserve">1.9 </w:t>
              </w:r>
            </w:ins>
            <w:commentRangeStart w:id="201"/>
            <w:r w:rsidR="00A4078E" w:rsidRPr="009D686F">
              <w:t>W</w:t>
            </w:r>
            <w:commentRangeEnd w:id="201"/>
            <w:r w:rsidR="00362AC1">
              <w:rPr>
                <w:rStyle w:val="CommentReference"/>
              </w:rPr>
              <w:commentReference w:id="201"/>
            </w:r>
            <w:r w:rsidR="00A4078E" w:rsidRPr="009D686F">
              <w:t xml:space="preserve"> for </w:t>
            </w:r>
            <w:del w:id="202" w:author="Windows User" w:date="2017-02-20T17:42:00Z">
              <w:r w:rsidRPr="009D686F" w:rsidDel="00362AC1">
                <w:delText xml:space="preserve">           </w:delText>
              </w:r>
            </w:del>
            <w:ins w:id="203" w:author="Windows User" w:date="2017-02-20T17:41:00Z">
              <w:r w:rsidR="00362AC1">
                <w:t xml:space="preserve">5 </w:t>
              </w:r>
            </w:ins>
            <w:del w:id="204" w:author="Windows User" w:date="2017-02-20T17:41:00Z">
              <w:r w:rsidR="00A4078E" w:rsidRPr="009D686F" w:rsidDel="00362AC1">
                <w:delText xml:space="preserve"> </w:delText>
              </w:r>
            </w:del>
            <w:r w:rsidR="00A4078E" w:rsidRPr="009D686F">
              <w:t>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63700646" w:rsidR="00A4078E" w:rsidRPr="009D686F" w:rsidRDefault="007A7347" w:rsidP="009D686F">
            <w:pPr>
              <w:pStyle w:val="TableContents"/>
            </w:pPr>
            <w:r w:rsidRPr="009D686F">
              <w:t xml:space="preserve">                </w:t>
            </w:r>
            <w:ins w:id="205" w:author="Windows User" w:date="2017-02-20T17:32:00Z">
              <w:r w:rsidR="0021390E">
                <w:t xml:space="preserve">  </w:t>
              </w:r>
            </w:ins>
            <w:del w:id="206" w:author="Windows User" w:date="2017-02-20T17:32:00Z">
              <w:r w:rsidRPr="009D686F" w:rsidDel="0021390E">
                <w:delText xml:space="preserve">   </w:delText>
              </w:r>
              <w:r w:rsidR="00A4078E" w:rsidRPr="009D686F" w:rsidDel="0021390E">
                <w:delText> </w:delText>
              </w:r>
            </w:del>
            <w:ins w:id="207" w:author="Windows User" w:date="2017-02-20T17:31:00Z">
              <w:r w:rsidR="0021390E">
                <w:t>58</w:t>
              </w:r>
            </w:ins>
            <w:r w:rsidR="00A4078E" w:rsidRPr="009D686F">
              <w:t>V</w:t>
            </w:r>
          </w:p>
        </w:tc>
      </w:tr>
    </w:tbl>
    <w:p w14:paraId="37B1A347" w14:textId="77777777" w:rsidR="00A4078E" w:rsidRPr="002F736A" w:rsidRDefault="00A4078E" w:rsidP="00753253">
      <w:pPr>
        <w:pStyle w:val="Table"/>
      </w:pPr>
      <w:bookmarkStart w:id="208"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208"/>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3D3FDB23" w:rsidR="00A4078E" w:rsidRDefault="0021390E" w:rsidP="00B43B5C">
            <w:pPr>
              <w:pStyle w:val="TableContents"/>
            </w:pPr>
            <w:ins w:id="209" w:author="Windows User" w:date="2017-02-20T17:18:00Z">
              <w:r>
                <w:t>GIGAVAC GV200QA</w:t>
              </w:r>
            </w:ins>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55C6AD8C" w:rsidR="00A4078E" w:rsidRDefault="0021390E" w:rsidP="00B43B5C">
            <w:pPr>
              <w:pStyle w:val="TableContents"/>
            </w:pPr>
            <w:ins w:id="210" w:author="Windows User" w:date="2017-02-20T17:18:00Z">
              <w:r>
                <w:t>SPST-NO</w:t>
              </w:r>
            </w:ins>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67EDCADD" w:rsidR="00A4078E" w:rsidRDefault="00753253" w:rsidP="00B43B5C">
            <w:pPr>
              <w:pStyle w:val="TableContents"/>
            </w:pPr>
            <w:r>
              <w:t xml:space="preserve">                         </w:t>
            </w:r>
            <w:ins w:id="211" w:author="Windows User" w:date="2017-02-20T17:19:00Z">
              <w:r w:rsidR="0021390E">
                <w:t xml:space="preserve"> 500+ </w:t>
              </w:r>
            </w:ins>
            <w:del w:id="212" w:author="Windows User" w:date="2017-02-20T17:19:00Z">
              <w:r w:rsidDel="0021390E">
                <w:delText xml:space="preserve"> </w:delText>
              </w:r>
            </w:del>
            <w:r>
              <w:t>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(Vdc).</w:t>
            </w:r>
          </w:p>
        </w:tc>
        <w:tc>
          <w:tcPr>
            <w:tcW w:w="4536" w:type="dxa"/>
            <w:shd w:val="clear" w:color="auto" w:fill="auto"/>
            <w:vAlign w:val="center"/>
          </w:tcPr>
          <w:p w14:paraId="538D3EC9" w14:textId="288C782C" w:rsidR="00A4078E" w:rsidRDefault="00753253" w:rsidP="00B43B5C">
            <w:pPr>
              <w:pStyle w:val="TableContents"/>
            </w:pPr>
            <w:r>
              <w:t xml:space="preserve">                          </w:t>
            </w:r>
            <w:ins w:id="213" w:author="Windows User" w:date="2017-02-20T17:19:00Z">
              <w:r w:rsidR="0021390E">
                <w:t xml:space="preserve">800 </w:t>
              </w:r>
            </w:ins>
            <w:r>
              <w:t>V</w:t>
            </w:r>
          </w:p>
        </w:tc>
      </w:tr>
    </w:tbl>
    <w:p w14:paraId="7BCD0088" w14:textId="77777777" w:rsidR="00A4078E" w:rsidRDefault="00A4078E" w:rsidP="00753253">
      <w:pPr>
        <w:pStyle w:val="Table"/>
      </w:pPr>
      <w:bookmarkStart w:id="214"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214"/>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215" w:name="_Toc442209114"/>
      <w:commentRangeStart w:id="216"/>
      <w:commentRangeStart w:id="217"/>
      <w:r>
        <w:t>Discharge</w:t>
      </w:r>
      <w:r>
        <w:rPr>
          <w:rFonts w:eastAsia="Arial" w:cs="Arial"/>
        </w:rPr>
        <w:t xml:space="preserve"> </w:t>
      </w:r>
      <w:r>
        <w:t>circuitry</w:t>
      </w:r>
      <w:bookmarkEnd w:id="215"/>
      <w:commentRangeEnd w:id="216"/>
      <w:r w:rsidR="00473C11">
        <w:rPr>
          <w:rStyle w:val="CommentReference"/>
          <w:rFonts w:eastAsia="Calibri" w:cs="Arial"/>
          <w:b w:val="0"/>
          <w:bCs w:val="0"/>
          <w:color w:val="auto"/>
        </w:rPr>
        <w:commentReference w:id="216"/>
      </w:r>
      <w:commentRangeEnd w:id="217"/>
      <w:r w:rsidR="000A2DC5">
        <w:rPr>
          <w:rStyle w:val="CommentReference"/>
          <w:rFonts w:eastAsia="Calibri" w:cs="Arial"/>
          <w:b w:val="0"/>
          <w:bCs w:val="0"/>
          <w:color w:val="auto"/>
        </w:rPr>
        <w:commentReference w:id="217"/>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3042013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Default="00427F81" w:rsidP="00427F81">
      <w:pPr>
        <w:numPr>
          <w:ilvl w:val="0"/>
          <w:numId w:val="20"/>
        </w:numPr>
        <w:rPr>
          <w:ins w:id="218" w:author="Windows User" w:date="2017-02-20T16:34:00Z"/>
          <w:i/>
        </w:rPr>
      </w:pPr>
      <w:r w:rsidRPr="00D52AC5">
        <w:rPr>
          <w:i/>
        </w:rPr>
        <w:t>Include a plot of resistor power vs time.</w:t>
      </w:r>
    </w:p>
    <w:p w14:paraId="7D918746" w14:textId="459EA5D0" w:rsidR="009941BD" w:rsidRPr="009941BD" w:rsidRDefault="009941BD">
      <w:pPr>
        <w:rPr>
          <w:iCs/>
          <w:rPrChange w:id="219" w:author="Windows User" w:date="2017-02-20T16:34:00Z">
            <w:rPr>
              <w:i/>
            </w:rPr>
          </w:rPrChange>
        </w:rPr>
        <w:pPrChange w:id="220" w:author="Windows User" w:date="2017-02-20T16:34:00Z">
          <w:pPr>
            <w:numPr>
              <w:numId w:val="20"/>
            </w:numPr>
            <w:ind w:left="1080" w:hanging="360"/>
          </w:pPr>
        </w:pPrChange>
      </w:pPr>
      <w:ins w:id="221" w:author="Windows User" w:date="2017-02-20T16:34:00Z">
        <w:r>
          <w:rPr>
            <w:iCs/>
          </w:rPr>
          <w:t xml:space="preserve">None of the </w:t>
        </w:r>
      </w:ins>
      <w:ins w:id="222" w:author="Windows User" w:date="2017-02-20T16:35:00Z">
        <w:r>
          <w:rPr>
            <w:iCs/>
          </w:rPr>
          <w:t xml:space="preserve">student designed parts have capacitors in them so a discharge circuit is not required. </w:t>
        </w:r>
      </w:ins>
      <w:ins w:id="223" w:author="Windows User" w:date="2017-02-20T16:39:00Z">
        <w:r>
          <w:rPr>
            <w:iCs/>
          </w:rPr>
          <w:t xml:space="preserve">The motor controller does have internal </w:t>
        </w:r>
      </w:ins>
      <w:ins w:id="224" w:author="Windows User" w:date="2017-02-20T16:43:00Z">
        <w:r w:rsidR="00C40448">
          <w:rPr>
            <w:iCs/>
          </w:rPr>
          <w:t xml:space="preserve">capacitance but has its own discharge circuit designed by </w:t>
        </w:r>
      </w:ins>
      <w:ins w:id="225" w:author="Windows User" w:date="2017-02-20T16:45:00Z">
        <w:r w:rsidR="00C40448">
          <w:rPr>
            <w:iCs/>
          </w:rPr>
          <w:t>Curtis</w:t>
        </w:r>
      </w:ins>
      <w:ins w:id="226" w:author="Windows User" w:date="2017-02-20T16:43:00Z">
        <w:r w:rsidR="00C40448">
          <w:rPr>
            <w:iCs/>
          </w:rPr>
          <w:t>.</w:t>
        </w:r>
      </w:ins>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lastRenderedPageBreak/>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227"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227"/>
    </w:p>
    <w:p w14:paraId="3E671A10" w14:textId="77777777" w:rsidR="00A4078E" w:rsidRDefault="00A4078E" w:rsidP="00F36550">
      <w:pPr>
        <w:pStyle w:val="Heading2"/>
        <w:spacing w:after="0"/>
      </w:pPr>
      <w:bookmarkStart w:id="228" w:name="_Toc442209115"/>
      <w:commentRangeStart w:id="229"/>
      <w:r>
        <w:t>HV</w:t>
      </w:r>
      <w:r>
        <w:rPr>
          <w:rFonts w:eastAsia="Arial" w:cs="Arial"/>
        </w:rPr>
        <w:t xml:space="preserve"> </w:t>
      </w:r>
      <w:r>
        <w:t>Disconnect</w:t>
      </w:r>
      <w:r>
        <w:rPr>
          <w:rFonts w:eastAsia="Arial" w:cs="Arial"/>
        </w:rPr>
        <w:t xml:space="preserve"> </w:t>
      </w:r>
      <w:r>
        <w:t>(HVD)</w:t>
      </w:r>
      <w:bookmarkEnd w:id="228"/>
    </w:p>
    <w:p w14:paraId="145FB6F9" w14:textId="70724E61" w:rsidR="00A4078E" w:rsidRDefault="00A4078E" w:rsidP="00F36550">
      <w:pPr>
        <w:spacing w:after="0"/>
        <w:rPr>
          <w:ins w:id="230" w:author="Windows User" w:date="2017-02-20T16:21:00Z"/>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0002B6C4" w14:textId="77777777" w:rsidR="00475581" w:rsidRPr="00475581" w:rsidRDefault="00475581" w:rsidP="00F36550">
      <w:pPr>
        <w:spacing w:after="0"/>
        <w:rPr>
          <w:iCs/>
          <w:rPrChange w:id="231" w:author="Windows User" w:date="2017-02-20T16:21:00Z">
            <w:rPr>
              <w:i/>
            </w:rPr>
          </w:rPrChange>
        </w:rPr>
      </w:pPr>
    </w:p>
    <w:p w14:paraId="36FB3C29" w14:textId="77777777" w:rsidR="00D0591D" w:rsidRPr="00AF5648" w:rsidRDefault="008E39F0" w:rsidP="00F36550">
      <w:pPr>
        <w:pStyle w:val="Heading2"/>
        <w:spacing w:after="0"/>
      </w:pPr>
      <w:bookmarkStart w:id="232" w:name="_Toc442209116"/>
      <w:commentRangeEnd w:id="229"/>
      <w:r>
        <w:rPr>
          <w:rStyle w:val="CommentReference"/>
          <w:rFonts w:eastAsia="Calibri" w:cs="Arial"/>
          <w:b w:val="0"/>
          <w:bCs w:val="0"/>
          <w:color w:val="auto"/>
        </w:rPr>
        <w:commentReference w:id="229"/>
      </w:r>
      <w:r w:rsidR="002B20FE">
        <w:t xml:space="preserve">Accelerator Actuator / </w:t>
      </w:r>
      <w:r w:rsidR="00D0591D">
        <w:t>Throttle Position</w:t>
      </w:r>
      <w:r w:rsidR="00D0591D" w:rsidRPr="00AF5648">
        <w:rPr>
          <w:rFonts w:eastAsia="Arial"/>
        </w:rPr>
        <w:t xml:space="preserve"> </w:t>
      </w:r>
      <w:r w:rsidR="002B20FE">
        <w:t>Sensor</w:t>
      </w:r>
      <w:bookmarkEnd w:id="232"/>
    </w:p>
    <w:p w14:paraId="5F3FB23B" w14:textId="4565EFE8" w:rsidR="00A65BD2" w:rsidRDefault="001E0D98" w:rsidP="00A65BD2">
      <w:pPr>
        <w:suppressAutoHyphens/>
        <w:spacing w:after="200"/>
        <w:rPr>
          <w:ins w:id="233" w:author="Windows User" w:date="2017-02-20T17:48:00Z"/>
          <w:b/>
          <w:i/>
        </w:rPr>
      </w:pPr>
      <w:ins w:id="234" w:author="Windows User" w:date="2017-02-20T17:49:00Z">
        <w:r>
          <w:rPr>
            <w:b/>
            <w:i/>
            <w:noProof/>
            <w:lang w:eastAsia="ja-JP"/>
          </w:rPr>
          <w:drawing>
            <wp:anchor distT="0" distB="0" distL="114300" distR="114300" simplePos="0" relativeHeight="251659776" behindDoc="0" locked="0" layoutInCell="1" allowOverlap="1" wp14:anchorId="61446177" wp14:editId="3C277442">
              <wp:simplePos x="0" y="0"/>
              <wp:positionH relativeFrom="column">
                <wp:posOffset>-3810</wp:posOffset>
              </wp:positionH>
              <wp:positionV relativeFrom="paragraph">
                <wp:posOffset>1084580</wp:posOffset>
              </wp:positionV>
              <wp:extent cx="6126480" cy="2521585"/>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16_Throttle_Sch.PNG"/>
                      <pic:cNvPicPr/>
                    </pic:nvPicPr>
                    <pic:blipFill>
                      <a:blip r:embed="rId53">
                        <a:extLst>
                          <a:ext uri="{28A0092B-C50C-407E-A947-70E740481C1C}">
                            <a14:useLocalDpi xmlns:a14="http://schemas.microsoft.com/office/drawing/2010/main" val="0"/>
                          </a:ext>
                        </a:extLst>
                      </a:blip>
                      <a:stretch>
                        <a:fillRect/>
                      </a:stretch>
                    </pic:blipFill>
                    <pic:spPr>
                      <a:xfrm>
                        <a:off x="0" y="0"/>
                        <a:ext cx="6126480" cy="2521585"/>
                      </a:xfrm>
                      <a:prstGeom prst="rect">
                        <a:avLst/>
                      </a:prstGeom>
                    </pic:spPr>
                  </pic:pic>
                </a:graphicData>
              </a:graphic>
            </wp:anchor>
          </w:drawing>
        </w:r>
      </w:ins>
      <w:r w:rsidR="00D0591D" w:rsidRPr="00D52AC5">
        <w:rPr>
          <w:i/>
        </w:rPr>
        <w:t>Describe</w:t>
      </w:r>
      <w:r w:rsidR="00D0591D" w:rsidRPr="00D52AC5">
        <w:rPr>
          <w:rFonts w:eastAsia="Arial"/>
          <w:i/>
        </w:rPr>
        <w:t xml:space="preserve"> </w:t>
      </w:r>
      <w:r w:rsidR="00D0591D" w:rsidRPr="00D52AC5">
        <w:rPr>
          <w:i/>
        </w:rPr>
        <w:t>the</w:t>
      </w:r>
      <w:r w:rsidR="002B20FE" w:rsidRPr="00D52AC5">
        <w:rPr>
          <w:i/>
        </w:rPr>
        <w:t xml:space="preserve"> accelerator actuator and</w:t>
      </w:r>
      <w:r w:rsidR="00D0591D" w:rsidRPr="00D52AC5">
        <w:rPr>
          <w:rFonts w:eastAsia="Arial"/>
          <w:i/>
        </w:rPr>
        <w:t xml:space="preserve"> </w:t>
      </w:r>
      <w:r w:rsidR="00D0591D" w:rsidRPr="00D52AC5">
        <w:rPr>
          <w:i/>
        </w:rPr>
        <w:t>throttle position</w:t>
      </w:r>
      <w:r w:rsidR="00D0591D" w:rsidRPr="00D52AC5">
        <w:rPr>
          <w:rFonts w:eastAsia="Arial"/>
          <w:i/>
        </w:rPr>
        <w:t xml:space="preserve"> </w:t>
      </w:r>
      <w:r w:rsidR="002B20FE" w:rsidRPr="00D52AC5">
        <w:rPr>
          <w:i/>
        </w:rPr>
        <w:t>sensor</w:t>
      </w:r>
      <w:r w:rsidR="00D0591D" w:rsidRPr="00D52AC5">
        <w:rPr>
          <w:i/>
        </w:rPr>
        <w:t>(s) used,</w:t>
      </w:r>
      <w:r w:rsidR="00D0591D" w:rsidRPr="00D52AC5">
        <w:rPr>
          <w:rFonts w:eastAsia="Arial"/>
          <w:i/>
        </w:rPr>
        <w:t xml:space="preserve"> </w:t>
      </w:r>
      <w:r w:rsidR="00D0591D" w:rsidRPr="00D52AC5">
        <w:rPr>
          <w:i/>
        </w:rPr>
        <w:t>describe</w:t>
      </w:r>
      <w:r w:rsidR="00D0591D" w:rsidRPr="00D52AC5">
        <w:rPr>
          <w:rFonts w:eastAsia="Arial"/>
          <w:i/>
        </w:rPr>
        <w:t xml:space="preserve"> </w:t>
      </w:r>
      <w:r w:rsidR="00D0591D" w:rsidRPr="00D52AC5">
        <w:rPr>
          <w:i/>
        </w:rPr>
        <w:t>additional</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used</w:t>
      </w:r>
      <w:r w:rsidR="00D0591D" w:rsidRPr="00D52AC5">
        <w:rPr>
          <w:rFonts w:eastAsia="Arial"/>
          <w:i/>
        </w:rPr>
        <w:t xml:space="preserve"> </w:t>
      </w:r>
      <w:r w:rsidR="00D0591D" w:rsidRPr="00D52AC5">
        <w:rPr>
          <w:i/>
        </w:rPr>
        <w:t>to</w:t>
      </w:r>
      <w:r w:rsidR="00D0591D" w:rsidRPr="00D52AC5">
        <w:rPr>
          <w:rFonts w:eastAsia="Arial"/>
          <w:i/>
        </w:rPr>
        <w:t xml:space="preserve"> </w:t>
      </w:r>
      <w:r w:rsidR="00D0591D" w:rsidRPr="00D52AC5">
        <w:rPr>
          <w:i/>
        </w:rPr>
        <w:t>check</w:t>
      </w:r>
      <w:r w:rsidR="00D0591D" w:rsidRPr="00D52AC5">
        <w:rPr>
          <w:rFonts w:eastAsia="Arial"/>
          <w:i/>
        </w:rPr>
        <w:t xml:space="preserve"> </w:t>
      </w:r>
      <w:r w:rsidR="00D0591D" w:rsidRPr="00D52AC5">
        <w:rPr>
          <w:i/>
        </w:rPr>
        <w:t>or</w:t>
      </w:r>
      <w:r w:rsidR="00D0591D" w:rsidRPr="00D52AC5">
        <w:rPr>
          <w:rFonts w:eastAsia="Arial"/>
          <w:i/>
        </w:rPr>
        <w:t xml:space="preserve"> </w:t>
      </w:r>
      <w:r w:rsidR="00A65BD2" w:rsidRPr="00D52AC5">
        <w:rPr>
          <w:i/>
        </w:rPr>
        <w:t>condition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signal</w:t>
      </w:r>
      <w:r w:rsidR="00D0591D" w:rsidRPr="00D52AC5">
        <w:rPr>
          <w:rFonts w:eastAsia="Arial"/>
          <w:i/>
        </w:rPr>
        <w:t xml:space="preserve"> </w:t>
      </w:r>
      <w:r w:rsidR="00D0591D" w:rsidRPr="00D52AC5">
        <w:rPr>
          <w:i/>
        </w:rPr>
        <w:t>going</w:t>
      </w:r>
      <w:r w:rsidR="00D0591D" w:rsidRPr="00D52AC5">
        <w:rPr>
          <w:rFonts w:eastAsia="Arial"/>
          <w:i/>
        </w:rPr>
        <w:t xml:space="preserve"> </w:t>
      </w:r>
      <w:r w:rsidR="00D0591D" w:rsidRPr="00D52AC5">
        <w:rPr>
          <w:i/>
        </w:rPr>
        <w:t>to</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motor</w:t>
      </w:r>
      <w:r w:rsidR="00D0591D" w:rsidRPr="00D52AC5">
        <w:rPr>
          <w:rFonts w:eastAsia="Arial"/>
          <w:i/>
        </w:rPr>
        <w:t xml:space="preserve"> </w:t>
      </w:r>
      <w:r w:rsidR="00D0591D" w:rsidRPr="00D52AC5">
        <w:rPr>
          <w:i/>
        </w:rPr>
        <w:t>controller.</w:t>
      </w:r>
      <w:r w:rsidR="00D0591D"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5A231B4E" w14:textId="77777777" w:rsidR="001E0D98" w:rsidRDefault="001E0D98" w:rsidP="00A65BD2">
      <w:pPr>
        <w:suppressAutoHyphens/>
        <w:spacing w:after="200"/>
        <w:rPr>
          <w:ins w:id="235" w:author="Windows User" w:date="2017-02-20T17:48:00Z"/>
          <w:b/>
          <w:i/>
        </w:rPr>
      </w:pPr>
    </w:p>
    <w:p w14:paraId="0FDB54C2" w14:textId="2710AA67" w:rsidR="001E0D98" w:rsidRDefault="001E0D98" w:rsidP="00A65BD2">
      <w:pPr>
        <w:suppressAutoHyphens/>
        <w:spacing w:after="200"/>
        <w:rPr>
          <w:b/>
          <w:i/>
        </w:rPr>
      </w:pPr>
    </w:p>
    <w:p w14:paraId="28994417" w14:textId="77777777" w:rsidR="00FD75E0" w:rsidRDefault="00FD75E0" w:rsidP="00FD75E0">
      <w:pPr>
        <w:pStyle w:val="Normal1"/>
        <w:spacing w:after="0"/>
      </w:pPr>
      <w:r>
        <w:t xml:space="preserve">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w:t>
      </w:r>
      <w:r>
        <w:lastRenderedPageBreak/>
        <w:t>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13987091" w:rsidR="00FD75E0" w:rsidRPr="00402EDB" w:rsidRDefault="00C457D4" w:rsidP="00D0591D">
            <w:pPr>
              <w:pStyle w:val="TableContents"/>
            </w:pPr>
            <w:commentRangeStart w:id="236"/>
            <w:commentRangeStart w:id="237"/>
            <w:del w:id="238" w:author="Windows User" w:date="2017-02-20T17:43:00Z">
              <w:r w:rsidDel="00362AC1">
                <w:delText>?</w:delText>
              </w:r>
              <w:commentRangeEnd w:id="236"/>
              <w:r w:rsidDel="00362AC1">
                <w:rPr>
                  <w:rStyle w:val="CommentReference"/>
                </w:rPr>
                <w:commentReference w:id="236"/>
              </w:r>
              <w:commentRangeEnd w:id="237"/>
              <w:r w:rsidR="00A55B56" w:rsidDel="00362AC1">
                <w:rPr>
                  <w:rStyle w:val="CommentReference"/>
                </w:rPr>
                <w:commentReference w:id="237"/>
              </w:r>
            </w:del>
            <w:ins w:id="239" w:author="Windows User" w:date="2017-02-20T17:43:00Z">
              <w:r w:rsidR="00362AC1">
                <w:t>L</w:t>
              </w:r>
              <w:r w:rsidR="001E0D98">
                <w:t>PP</w:t>
              </w:r>
            </w:ins>
            <w:ins w:id="240" w:author="Windows User" w:date="2017-02-20T17:44:00Z">
              <w:r w:rsidR="001E0D98">
                <w:t>S</w:t>
              </w:r>
            </w:ins>
            <w:ins w:id="241" w:author="Windows User" w:date="2017-02-20T17:43:00Z">
              <w:r w:rsidR="00362AC1">
                <w:t xml:space="preserve"> Linear </w:t>
              </w:r>
            </w:ins>
            <w:ins w:id="242" w:author="Windows User" w:date="2017-02-20T17:44:00Z">
              <w:r w:rsidR="001E0D98">
                <w:t>Potentiometer</w:t>
              </w:r>
            </w:ins>
            <w:ins w:id="243" w:author="Windows User" w:date="2017-02-20T17:43:00Z">
              <w:r w:rsidR="00362AC1">
                <w:t xml:space="preserve"> </w:t>
              </w:r>
            </w:ins>
            <w:ins w:id="244" w:author="Windows User" w:date="2017-02-20T17:44:00Z">
              <w:r w:rsidR="00362AC1">
                <w:t>–</w:t>
              </w:r>
            </w:ins>
            <w:ins w:id="245" w:author="Windows User" w:date="2017-02-20T17:43:00Z">
              <w:r w:rsidR="00362AC1">
                <w:t xml:space="preserve"> LPPS-</w:t>
              </w:r>
            </w:ins>
            <w:ins w:id="246" w:author="Windows User" w:date="2017-02-20T17:44:00Z">
              <w:r w:rsidR="00362AC1">
                <w:t>050</w:t>
              </w:r>
            </w:ins>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Encoder principle (e.g.Potentiometer):</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247" w:name="_Toc345362493"/>
      <w:bookmarkStart w:id="248"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247"/>
      <w:bookmarkEnd w:id="248"/>
    </w:p>
    <w:p w14:paraId="6A225E43" w14:textId="77777777" w:rsidR="00D0591D" w:rsidRPr="00AF5648" w:rsidRDefault="002B20FE" w:rsidP="00F36550">
      <w:pPr>
        <w:pStyle w:val="Heading2"/>
        <w:spacing w:after="0"/>
      </w:pPr>
      <w:bookmarkStart w:id="249" w:name="_Toc371591208"/>
      <w:bookmarkStart w:id="250"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249"/>
      <w:bookmarkEnd w:id="250"/>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251" w:name="_Toc442209118"/>
      <w:r>
        <w:lastRenderedPageBreak/>
        <w:t>Accumulator System</w:t>
      </w:r>
      <w:bookmarkEnd w:id="251"/>
    </w:p>
    <w:p w14:paraId="0762A363" w14:textId="77777777" w:rsidR="006A04F7" w:rsidRPr="00C1229B" w:rsidRDefault="006A04F7" w:rsidP="00C1229B">
      <w:commentRangeStart w:id="252"/>
      <w:r>
        <w:t>Person primarily responsible for this section:</w:t>
      </w:r>
      <w:commentRangeEnd w:id="252"/>
      <w:r w:rsidR="00BB7E05">
        <w:rPr>
          <w:rStyle w:val="CommentReference"/>
        </w:rPr>
        <w:commentReference w:id="252"/>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253" w:name="_Toc442209119"/>
      <w:r>
        <w:t>Accumulator</w:t>
      </w:r>
      <w:r>
        <w:rPr>
          <w:rFonts w:eastAsia="Arial" w:cs="Arial"/>
        </w:rPr>
        <w:t xml:space="preserve"> </w:t>
      </w:r>
      <w:r w:rsidR="005E5A66">
        <w:t>Pack</w:t>
      </w:r>
      <w:bookmarkEnd w:id="253"/>
    </w:p>
    <w:p w14:paraId="3EA8933F" w14:textId="77777777" w:rsidR="006A04F7" w:rsidRPr="00D52AC5" w:rsidRDefault="005E5A66" w:rsidP="00F36550">
      <w:pPr>
        <w:spacing w:after="0"/>
        <w:rPr>
          <w:i/>
        </w:rPr>
      </w:pPr>
      <w:r w:rsidRPr="00D52AC5">
        <w:rPr>
          <w:i/>
        </w:rPr>
        <w:t xml:space="preserve">Provide a </w:t>
      </w:r>
      <w:commentRangeStart w:id="254"/>
      <w:r w:rsidRPr="00D52AC5">
        <w:rPr>
          <w:i/>
        </w:rPr>
        <w:t xml:space="preserve">narrative design </w:t>
      </w:r>
      <w:commentRangeEnd w:id="254"/>
      <w:r w:rsidR="00025587">
        <w:rPr>
          <w:rStyle w:val="CommentReference"/>
        </w:rPr>
        <w:commentReference w:id="254"/>
      </w:r>
      <w:r w:rsidRPr="00D52AC5">
        <w:rPr>
          <w:i/>
        </w:rPr>
        <w:t>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MS Gothic"/>
                  <w14:uncheckedState w14:val="2610" w14:font="MS Gothic"/>
                </w14:checkbox>
              </w:sdt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255"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255"/>
    </w:p>
    <w:p w14:paraId="3DE481FA"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Peukert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256" w:name="_Toc442209120"/>
      <w:r>
        <w:t>Cell</w:t>
      </w:r>
      <w:r>
        <w:rPr>
          <w:rFonts w:eastAsia="Arial" w:cs="Arial"/>
        </w:rPr>
        <w:t xml:space="preserve"> </w:t>
      </w:r>
      <w:r>
        <w:t>description</w:t>
      </w:r>
      <w:bookmarkEnd w:id="256"/>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r w:rsidRPr="00402EDB">
              <w:rPr>
                <w:lang w:val="fr-FR"/>
              </w:rPr>
              <w:t>Cell type (prismatic, cylindrical, pouch,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257"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257"/>
    </w:p>
    <w:p w14:paraId="680D0626"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258" w:name="_Toc442209121"/>
      <w:r>
        <w:t>Cell</w:t>
      </w:r>
      <w:r>
        <w:rPr>
          <w:rFonts w:eastAsia="Arial" w:cs="Arial"/>
        </w:rPr>
        <w:t xml:space="preserve"> </w:t>
      </w:r>
      <w:r>
        <w:t>configuration</w:t>
      </w:r>
      <w:bookmarkEnd w:id="258"/>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ja-JP"/>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MS Gothic"/>
            <w14:uncheckedState w14:val="2610" w14:font="MS Gothic"/>
          </w14:checkbox>
        </w:sdt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MS Gothic"/>
            <w14:uncheckedState w14:val="2610" w14:font="MS Gothic"/>
          </w14:checkbox>
        </w:sdt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259" w:name="_Toc442209122"/>
      <w:r>
        <w:t>Segment Maintenance Disconnect</w:t>
      </w:r>
      <w:bookmarkEnd w:id="259"/>
    </w:p>
    <w:p w14:paraId="6E258BEB" w14:textId="77777777" w:rsidR="00803369" w:rsidRPr="00402EDB" w:rsidRDefault="00803369" w:rsidP="00F36550">
      <w:pPr>
        <w:spacing w:after="0"/>
        <w:rPr>
          <w:i/>
          <w:lang w:val="fr-FR"/>
        </w:rPr>
      </w:pPr>
      <w:r w:rsidRPr="00402EDB">
        <w:rPr>
          <w:i/>
          <w:lang w:val="fr-FR"/>
        </w:rPr>
        <w:t>Describe</w:t>
      </w:r>
      <w:r w:rsidRPr="00402EDB">
        <w:rPr>
          <w:rFonts w:eastAsia="Arial"/>
          <w:i/>
          <w:lang w:val="fr-FR"/>
        </w:rPr>
        <w:t xml:space="preserve"> </w:t>
      </w:r>
      <w:r w:rsidRPr="00402EDB">
        <w:rPr>
          <w:i/>
          <w:lang w:val="fr-FR"/>
        </w:rPr>
        <w:t>segment maintenance disconnect</w:t>
      </w:r>
      <w:r w:rsidR="00623E4B" w:rsidRPr="00402EDB">
        <w:rPr>
          <w:i/>
          <w:lang w:val="fr-FR"/>
        </w:rPr>
        <w:t xml:space="preserve"> (SMD)</w:t>
      </w:r>
      <w:r w:rsidR="00A6226C" w:rsidRPr="00402EDB">
        <w:rPr>
          <w:i/>
          <w:lang w:val="fr-FR"/>
        </w:rPr>
        <w:t xml:space="preserve"> device</w:t>
      </w:r>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MS Gothic"/>
                  <w14:uncheckedState w14:val="2610" w14:font="MS Gothic"/>
                </w14:checkbox>
              </w:sdt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r w:rsidRPr="00E93CB9">
              <w:rPr>
                <w:rFonts w:eastAsia="Times New Roman"/>
                <w:color w:val="000000"/>
              </w:rPr>
              <w:t>Gigavac,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260"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260"/>
    </w:p>
    <w:p w14:paraId="1FF04220" w14:textId="77777777" w:rsidR="006A04F7" w:rsidRDefault="006A04F7" w:rsidP="00F36550">
      <w:pPr>
        <w:pStyle w:val="Heading2"/>
        <w:spacing w:after="0"/>
      </w:pPr>
      <w:bookmarkStart w:id="261" w:name="_Toc442209123"/>
      <w:r>
        <w:t>Lithium-Ion Pouch Cells</w:t>
      </w:r>
      <w:bookmarkEnd w:id="261"/>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MS Gothic"/>
            <w14:uncheckedState w14:val="2610" w14:font="MS Gothic"/>
          </w14:checkbox>
        </w:sdt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262" w:name="_Toc442209124"/>
      <w:r>
        <w:t>Cell</w:t>
      </w:r>
      <w:r>
        <w:rPr>
          <w:rFonts w:eastAsia="Arial" w:cs="Arial"/>
        </w:rPr>
        <w:t xml:space="preserve"> </w:t>
      </w:r>
      <w:r>
        <w:t>temperature</w:t>
      </w:r>
      <w:r>
        <w:rPr>
          <w:rFonts w:eastAsia="Arial" w:cs="Arial"/>
        </w:rPr>
        <w:t xml:space="preserve"> </w:t>
      </w:r>
      <w:r>
        <w:t>monitoring</w:t>
      </w:r>
      <w:bookmarkEnd w:id="262"/>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Each cell within each accumulator segment is monitored by an AMS board. Each AMS board contains a linear active thermistor (MCP9700, Microchip) that measures the temperature of each cell. The AMS boards communicate this information via I2C to the PacMAN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263"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263"/>
    </w:p>
    <w:p w14:paraId="166F5992" w14:textId="77777777" w:rsidR="006A04F7" w:rsidRDefault="006A04F7" w:rsidP="00933B4C">
      <w:pPr>
        <w:pStyle w:val="Heading2"/>
      </w:pPr>
      <w:bookmarkStart w:id="264" w:name="_Toc442209125"/>
      <w:r>
        <w:t>Accumulator</w:t>
      </w:r>
      <w:r>
        <w:rPr>
          <w:rFonts w:eastAsia="Arial" w:cs="Arial"/>
        </w:rPr>
        <w:t xml:space="preserve"> </w:t>
      </w:r>
      <w:r>
        <w:t>Isolation</w:t>
      </w:r>
      <w:r>
        <w:rPr>
          <w:rFonts w:eastAsia="Arial" w:cs="Arial"/>
        </w:rPr>
        <w:t xml:space="preserve"> </w:t>
      </w:r>
      <w:r>
        <w:t>Relays (AIR)</w:t>
      </w:r>
      <w:bookmarkEnd w:id="264"/>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r>
              <w:t>Gigavac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265"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265"/>
    </w:p>
    <w:p w14:paraId="56F97B77" w14:textId="77777777" w:rsidR="006A04F7" w:rsidRDefault="006A04F7" w:rsidP="00F36550">
      <w:pPr>
        <w:pStyle w:val="Heading2"/>
        <w:spacing w:after="0"/>
      </w:pPr>
      <w:bookmarkStart w:id="266" w:name="_Toc442209126"/>
      <w:r>
        <w:lastRenderedPageBreak/>
        <w:t>Accumulator</w:t>
      </w:r>
      <w:r>
        <w:rPr>
          <w:rFonts w:eastAsia="Arial" w:cs="Arial"/>
        </w:rPr>
        <w:t xml:space="preserve"> </w:t>
      </w:r>
      <w:r>
        <w:t>Management</w:t>
      </w:r>
      <w:r>
        <w:rPr>
          <w:rFonts w:eastAsia="Arial" w:cs="Arial"/>
        </w:rPr>
        <w:t xml:space="preserve"> </w:t>
      </w:r>
      <w:r>
        <w:t>System (AMS)</w:t>
      </w:r>
      <w:bookmarkEnd w:id="266"/>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The AMS within each accumulator consists of one PacMAN board and seven AMS boards. The PacMAN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PacMAN via I2C. If the PacMAN detects a fault, defined as cell temperature exceeding 60°C, cell voltage exceeding 4 V, accumulator segment voltage exceeds 26 V, or an AMS board is unresponsive, the PacMAN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r w:rsidRPr="00E93CB9">
        <w:rPr>
          <w:rFonts w:eastAsia="Times New Roman"/>
          <w:color w:val="000000"/>
        </w:rPr>
        <w:t>PacMAN also keeps track of accumulator state, state of charge, and the state of the safety loop relay on PacMAN.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PacMAN,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PacMan computer closes allowing access to the positive and negative terminal of the accumulator. These connections are fused at the terminals with 25A blade fuses. Current flowing through the charge relay also flows through a 1 mOhm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267"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267"/>
    </w:p>
    <w:p w14:paraId="7D7D4F7B" w14:textId="77777777" w:rsidR="006A04F7" w:rsidRDefault="006A04F7" w:rsidP="00F36550">
      <w:pPr>
        <w:pStyle w:val="Heading2"/>
        <w:spacing w:after="0"/>
      </w:pPr>
      <w:bookmarkStart w:id="268"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268"/>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thevenin voltage of 23.6 V with 14 mOhm thevenin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Through a motor and controller characterization, the maximum RPM is 4500 RPM with a maximum possible torque of 92 ft-lbs. The maximum efficiency motor speed in the fully integrated car is 2500 RPM with steady state torque estimate of 15 ft-lbs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ja-JP"/>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269" w:name="_Toc442209128"/>
      <w:r>
        <w:t>Accumulator</w:t>
      </w:r>
      <w:r>
        <w:rPr>
          <w:rFonts w:eastAsia="Arial" w:cs="Arial"/>
        </w:rPr>
        <w:t xml:space="preserve"> </w:t>
      </w:r>
      <w:r>
        <w:t>indicator</w:t>
      </w:r>
      <w:bookmarkEnd w:id="269"/>
    </w:p>
    <w:p w14:paraId="4C09C6C3" w14:textId="77777777" w:rsidR="0022455C" w:rsidRPr="00E93CB9" w:rsidRDefault="0022455C" w:rsidP="0022455C">
      <w:pPr>
        <w:spacing w:after="0" w:line="240" w:lineRule="auto"/>
        <w:rPr>
          <w:rFonts w:eastAsia="Times New Roman"/>
        </w:rPr>
      </w:pPr>
      <w:bookmarkStart w:id="270"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PacMAN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ja-JP"/>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270"/>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This design utilizes coulomb counting, integrating the current flowing through the current sensing resistor to determine the increase in state of charge due to charging as well as the decrease in state of charge due to low current output and the operation of the PacMan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To monitor current flowing through the high current output, a Ametes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MS Gothic"/>
                  <w14:uncheckedState w14:val="2610" w14:font="MS Gothic"/>
                </w14:checkbox>
              </w:sdt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MS Gothic"/>
                  <w14:uncheckedState w14:val="2610" w14:font="MS Gothic"/>
                </w14:checkbox>
              </w:sdt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commentRangeStart w:id="271"/>
            <w:commentRangeStart w:id="272"/>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MS Gothic"/>
                  <w14:uncheckedState w14:val="2610" w14:font="MS Gothic"/>
                </w14:checkbox>
              </w:sdtPr>
              <w:sdtContent>
                <w:r w:rsidR="00552B78">
                  <w:rPr>
                    <w:rFonts w:ascii="MS Gothic" w:eastAsia="MS Gothic" w:hAnsi="MS Gothic" w:hint="eastAsia"/>
                    <w:sz w:val="24"/>
                  </w:rPr>
                  <w:t>☒</w:t>
                </w:r>
              </w:sdtContent>
            </w:sdt>
            <w:r>
              <w:rPr>
                <w:sz w:val="24"/>
              </w:rPr>
              <w:t xml:space="preserve"> No</w:t>
            </w:r>
            <w:commentRangeEnd w:id="271"/>
            <w:r w:rsidR="00533331">
              <w:rPr>
                <w:rStyle w:val="CommentReference"/>
              </w:rPr>
              <w:commentReference w:id="271"/>
            </w:r>
            <w:r w:rsidR="001E6AF0">
              <w:rPr>
                <w:rStyle w:val="CommentReference"/>
              </w:rPr>
              <w:commentReference w:id="272"/>
            </w:r>
          </w:p>
        </w:tc>
      </w:tr>
      <w:commentRangeEnd w:id="272"/>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etc)</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273"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273"/>
    </w:p>
    <w:p w14:paraId="5EEB2274" w14:textId="77777777" w:rsidR="006A04F7" w:rsidRDefault="006A04F7" w:rsidP="00F36550">
      <w:pPr>
        <w:pStyle w:val="Heading2"/>
        <w:spacing w:after="0"/>
      </w:pPr>
      <w:bookmarkStart w:id="274" w:name="_Toc442209130"/>
      <w:r>
        <w:t>Accumulator Container/Housing</w:t>
      </w:r>
      <w:bookmarkEnd w:id="274"/>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ja-JP"/>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147"/>
    <w:p w14:paraId="7F8A99D5" w14:textId="7F88B0B5" w:rsidR="00CC1991" w:rsidRDefault="00552B78" w:rsidP="00CC1991">
      <w:r w:rsidRPr="00E93CB9">
        <w:rPr>
          <w:rFonts w:eastAsia="Times New Roman"/>
          <w:noProof/>
          <w:color w:val="000000"/>
          <w:lang w:eastAsia="ja-JP"/>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9"/>
          <w:footerReference w:type="even" r:id="rId60"/>
          <w:headerReference w:type="first" r:id="rId61"/>
          <w:footerReference w:type="first" r:id="rId62"/>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ja-JP"/>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275" w:name="_Toc442209131"/>
      <w:r>
        <w:lastRenderedPageBreak/>
        <w:t>Safety Controls and Indicators</w:t>
      </w:r>
      <w:bookmarkEnd w:id="275"/>
    </w:p>
    <w:p w14:paraId="7346F4A6" w14:textId="77777777" w:rsidR="00D0591D" w:rsidRDefault="00D0591D" w:rsidP="00F36550">
      <w:pPr>
        <w:pStyle w:val="Heading2"/>
        <w:spacing w:after="0"/>
      </w:pPr>
      <w:bookmarkStart w:id="276" w:name="_Toc442209132"/>
      <w:r>
        <w:t>Shutdown</w:t>
      </w:r>
      <w:r>
        <w:rPr>
          <w:rFonts w:eastAsia="Arial" w:cs="Arial"/>
        </w:rPr>
        <w:t xml:space="preserve"> </w:t>
      </w:r>
      <w:r>
        <w:t>Circuit</w:t>
      </w:r>
      <w:bookmarkEnd w:id="276"/>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ja-JP"/>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277" w:name="_Toc442209148"/>
      <w:r>
        <w:t xml:space="preserve">Figure </w:t>
      </w:r>
      <w:r>
        <w:fldChar w:fldCharType="begin"/>
      </w:r>
      <w:r>
        <w:instrText xml:space="preserve"> SEQ Figure \* ARABIC </w:instrText>
      </w:r>
      <w:r>
        <w:fldChar w:fldCharType="separate"/>
      </w:r>
      <w:ins w:id="278" w:author="Windows User" w:date="2017-02-20T17:49:00Z">
        <w:r w:rsidR="001E0D98">
          <w:t>8</w:t>
        </w:r>
      </w:ins>
      <w:del w:id="279" w:author="Windows User" w:date="2017-02-20T17:49:00Z">
        <w:r w:rsidR="002804C7" w:rsidDel="001E0D98">
          <w:delText>7</w:delText>
        </w:r>
      </w:del>
      <w:r>
        <w:fldChar w:fldCharType="end"/>
      </w:r>
      <w:r>
        <w:t xml:space="preserve"> – Safety Shutdown Circuit Schematic</w:t>
      </w:r>
      <w:bookmarkEnd w:id="277"/>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overtravel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280"/>
            <w:r w:rsidRPr="00652C55">
              <w:rPr>
                <w:b/>
              </w:rPr>
              <w:t>Function</w:t>
            </w:r>
            <w:r w:rsidR="00CC1991" w:rsidRPr="00652C55">
              <w:rPr>
                <w:b/>
              </w:rPr>
              <w:t xml:space="preserve"> </w:t>
            </w:r>
            <w:commentRangeEnd w:id="280"/>
            <w:r w:rsidR="00906CC7">
              <w:rPr>
                <w:rStyle w:val="CommentReference"/>
                <w:bCs w:val="0"/>
                <w:color w:val="auto"/>
              </w:rPr>
              <w:commentReference w:id="280"/>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281"/>
            <w:commentRangeStart w:id="282"/>
            <w:r w:rsidRPr="002F736A">
              <w:t>CSMS</w:t>
            </w:r>
            <w:commentRangeEnd w:id="281"/>
            <w:r w:rsidR="00906CC7">
              <w:rPr>
                <w:rStyle w:val="CommentReference"/>
              </w:rPr>
              <w:commentReference w:id="281"/>
            </w:r>
            <w:commentRangeEnd w:id="282"/>
            <w:r w:rsidR="00216252">
              <w:rPr>
                <w:rStyle w:val="CommentReference"/>
              </w:rPr>
              <w:commentReference w:id="282"/>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commentRangeStart w:id="283"/>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commentRangeEnd w:id="283"/>
            <w:r w:rsidR="0006521C">
              <w:rPr>
                <w:rStyle w:val="CommentReference"/>
              </w:rPr>
              <w:commentReference w:id="283"/>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r>
              <w:t>Scada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284"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284"/>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Each accumulator container houses one AIR between the HV positive input terminal of each container and the Mersen/Ferraz Shawmut A3T200 fuse, which then connects to the positive terminal of the first cell in the accumulator segment. Thus, simply, the AIR is in series with the HV input, fuse, and first cell. This AIR in each accumulator container is then connected to the PacMAN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If the PacMAN detects a fault, defined as cell temperature exceeding 60°C, cell voltage exceeding 4 V, accumulator segment voltage exceeds 26 V, or an AMS board is unresponsive, the PacMAN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285"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285"/>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286"/>
      <w:r>
        <w:rPr>
          <w:rFonts w:eastAsia="Arial"/>
          <w:noProof/>
          <w:lang w:eastAsia="ja-JP"/>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286"/>
      <w:r w:rsidR="00FD6195">
        <w:rPr>
          <w:rStyle w:val="CommentReference"/>
        </w:rPr>
        <w:commentReference w:id="286"/>
      </w:r>
    </w:p>
    <w:p w14:paraId="029E9200" w14:textId="77777777" w:rsidR="005E68E7" w:rsidRDefault="005E68E7" w:rsidP="005E68E7">
      <w:pPr>
        <w:pStyle w:val="Caption"/>
      </w:pPr>
      <w:bookmarkStart w:id="287" w:name="_Toc442209149"/>
      <w:r>
        <w:t xml:space="preserve">Figure </w:t>
      </w:r>
      <w:r>
        <w:fldChar w:fldCharType="begin"/>
      </w:r>
      <w:r>
        <w:instrText xml:space="preserve"> SEQ Figure \* ARABIC </w:instrText>
      </w:r>
      <w:r>
        <w:fldChar w:fldCharType="separate"/>
      </w:r>
      <w:ins w:id="288" w:author="Windows User" w:date="2017-02-20T17:49:00Z">
        <w:r w:rsidR="001E0D98">
          <w:t>9</w:t>
        </w:r>
      </w:ins>
      <w:del w:id="289" w:author="Windows User" w:date="2017-02-20T17:49:00Z">
        <w:r w:rsidR="002804C7" w:rsidDel="001E0D98">
          <w:delText>8</w:delText>
        </w:r>
      </w:del>
      <w:r>
        <w:fldChar w:fldCharType="end"/>
      </w:r>
      <w:r>
        <w:t xml:space="preserve"> – Location of Shutdown Circuit </w:t>
      </w:r>
      <w:r w:rsidR="00652C55">
        <w:t>Components</w:t>
      </w:r>
      <w:bookmarkEnd w:id="287"/>
    </w:p>
    <w:p w14:paraId="1853CA4B" w14:textId="77777777" w:rsidR="00D0591D" w:rsidRDefault="00D0591D" w:rsidP="00F36550">
      <w:pPr>
        <w:pStyle w:val="Heading2"/>
        <w:spacing w:after="0"/>
      </w:pPr>
      <w:bookmarkStart w:id="290" w:name="_Toc442209133"/>
      <w:r>
        <w:t>IMD</w:t>
      </w:r>
      <w:bookmarkEnd w:id="290"/>
    </w:p>
    <w:p w14:paraId="61844CE1" w14:textId="7173F522"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6565D35A" w:rsidR="00D0591D" w:rsidRDefault="005D0B23" w:rsidP="00753253">
      <w:pPr>
        <w:pStyle w:val="Table"/>
        <w:rPr>
          <w:ins w:id="291" w:author="Windows User" w:date="2017-02-20T16:58:00Z"/>
        </w:rPr>
      </w:pPr>
      <w:bookmarkStart w:id="292" w:name="_Toc442209175"/>
      <w:ins w:id="293" w:author="Windows User" w:date="2017-02-20T16:58:00Z">
        <w:r>
          <w:rPr>
            <w:lang w:eastAsia="ja-JP"/>
          </w:rPr>
          <mc:AlternateContent>
            <mc:Choice Requires="wps">
              <w:drawing>
                <wp:anchor distT="45720" distB="45720" distL="114300" distR="114300" simplePos="0" relativeHeight="251680768" behindDoc="0" locked="0" layoutInCell="1" allowOverlap="1" wp14:anchorId="65012FA3" wp14:editId="319520B4">
                  <wp:simplePos x="0" y="0"/>
                  <wp:positionH relativeFrom="column">
                    <wp:posOffset>2914650</wp:posOffset>
                  </wp:positionH>
                  <wp:positionV relativeFrom="paragraph">
                    <wp:posOffset>3941445</wp:posOffset>
                  </wp:positionV>
                  <wp:extent cx="571500" cy="276225"/>
                  <wp:effectExtent l="0" t="0" r="1905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solidFill>
                              <a:srgbClr val="000000"/>
                            </a:solidFill>
                            <a:miter lim="800000"/>
                            <a:headEnd/>
                            <a:tailEnd/>
                          </a:ln>
                        </wps:spPr>
                        <wps:txbx>
                          <w:txbxContent>
                            <w:p w14:paraId="5FD1A6FE" w14:textId="3E8C38F8" w:rsidR="005D57E2" w:rsidRPr="005D0B23" w:rsidRDefault="005D57E2" w:rsidP="005D0B23">
                              <w:pPr>
                                <w:rPr>
                                  <w:vertAlign w:val="subscript"/>
                                  <w:rPrChange w:id="294" w:author="Windows User" w:date="2017-02-20T16:57:00Z">
                                    <w:rPr/>
                                  </w:rPrChange>
                                </w:rPr>
                              </w:pPr>
                              <w:ins w:id="295" w:author="Windows User" w:date="2017-02-20T16:57:00Z">
                                <w:r>
                                  <w:t>TSV</w:t>
                                </w:r>
                              </w:ins>
                              <w:ins w:id="296" w:author="Windows User" w:date="2017-02-20T16:58:00Z">
                                <w:r>
                                  <w:t>-</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2FA3" id="Text Box 2" o:spid="_x0000_s1027" type="#_x0000_t202" style="position:absolute;left:0;text-align:left;margin-left:229.5pt;margin-top:310.35pt;width:4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">
                  <v:textbox>
                    <w:txbxContent>
                      <w:p w14:paraId="5FD1A6FE" w14:textId="3E8C38F8" w:rsidR="005D57E2" w:rsidRPr="005D0B23" w:rsidRDefault="005D57E2" w:rsidP="005D0B23">
                        <w:pPr>
                          <w:rPr>
                            <w:vertAlign w:val="subscript"/>
                            <w:rPrChange w:id="297" w:author="Windows User" w:date="2017-02-20T16:57:00Z">
                              <w:rPr/>
                            </w:rPrChange>
                          </w:rPr>
                        </w:pPr>
                        <w:ins w:id="298" w:author="Windows User" w:date="2017-02-20T16:57:00Z">
                          <w:r>
                            <w:t>TSV</w:t>
                          </w:r>
                        </w:ins>
                        <w:ins w:id="299" w:author="Windows User" w:date="2017-02-20T16:58:00Z">
                          <w:r>
                            <w:t>-</w:t>
                          </w:r>
                        </w:ins>
                      </w:p>
                    </w:txbxContent>
                  </v:textbox>
                  <w10:wrap type="square"/>
                </v:shape>
              </w:pict>
            </mc:Fallback>
          </mc:AlternateContent>
        </w:r>
      </w:ins>
      <w:ins w:id="300" w:author="Windows User" w:date="2017-02-20T16:57:00Z">
        <w:r>
          <w:rPr>
            <w:lang w:eastAsia="ja-JP"/>
          </w:rPr>
          <mc:AlternateContent>
            <mc:Choice Requires="wps">
              <w:drawing>
                <wp:anchor distT="45720" distB="45720" distL="114300" distR="114300" simplePos="0" relativeHeight="251661312" behindDoc="0" locked="0" layoutInCell="1" allowOverlap="1" wp14:anchorId="67E3375F" wp14:editId="154BECA0">
                  <wp:simplePos x="0" y="0"/>
                  <wp:positionH relativeFrom="column">
                    <wp:posOffset>1666875</wp:posOffset>
                  </wp:positionH>
                  <wp:positionV relativeFrom="paragraph">
                    <wp:posOffset>3903345</wp:posOffset>
                  </wp:positionV>
                  <wp:extent cx="571500" cy="2762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solidFill>
                              <a:srgbClr val="000000"/>
                            </a:solidFill>
                            <a:miter lim="800000"/>
                            <a:headEnd/>
                            <a:tailEnd/>
                          </a:ln>
                        </wps:spPr>
                        <wps:txbx>
                          <w:txbxContent>
                            <w:p w14:paraId="497504D3" w14:textId="2C0921DB" w:rsidR="005D57E2" w:rsidRPr="005D0B23" w:rsidRDefault="005D57E2" w:rsidP="005D0B23">
                              <w:pPr>
                                <w:rPr>
                                  <w:vertAlign w:val="subscript"/>
                                  <w:rPrChange w:id="301" w:author="Windows User" w:date="2017-02-20T16:57:00Z">
                                    <w:rPr/>
                                  </w:rPrChange>
                                </w:rPr>
                              </w:pPr>
                              <w:ins w:id="302" w:author="Windows User" w:date="2017-02-20T16:57:00Z">
                                <w:r>
                                  <w:t>TSV+</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375F" id="_x0000_s1028" type="#_x0000_t202" style="position:absolute;left:0;text-align:left;margin-left:131.25pt;margin-top:307.35pt;width:4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">
                  <v:textbox>
                    <w:txbxContent>
                      <w:p w14:paraId="497504D3" w14:textId="2C0921DB" w:rsidR="005D57E2" w:rsidRPr="005D0B23" w:rsidRDefault="005D57E2" w:rsidP="005D0B23">
                        <w:pPr>
                          <w:rPr>
                            <w:vertAlign w:val="subscript"/>
                            <w:rPrChange w:id="303" w:author="Windows User" w:date="2017-02-20T16:57:00Z">
                              <w:rPr/>
                            </w:rPrChange>
                          </w:rPr>
                        </w:pPr>
                        <w:ins w:id="304" w:author="Windows User" w:date="2017-02-20T16:57:00Z">
                          <w:r>
                            <w:t>TSV+</w:t>
                          </w:r>
                        </w:ins>
                      </w:p>
                    </w:txbxContent>
                  </v:textbox>
                  <w10:wrap type="square"/>
                </v:shape>
              </w:pict>
            </mc:Fallback>
          </mc:AlternateContent>
        </w:r>
        <w:r>
          <w:rPr>
            <w:lang w:eastAsia="ja-JP"/>
          </w:rPr>
          <mc:AlternateContent>
            <mc:Choice Requires="wps">
              <w:drawing>
                <wp:anchor distT="45720" distB="45720" distL="114300" distR="114300" simplePos="0" relativeHeight="251657216" behindDoc="0" locked="0" layoutInCell="1" allowOverlap="1" wp14:anchorId="130E34AD" wp14:editId="657860C2">
                  <wp:simplePos x="0" y="0"/>
                  <wp:positionH relativeFrom="column">
                    <wp:posOffset>1967865</wp:posOffset>
                  </wp:positionH>
                  <wp:positionV relativeFrom="paragraph">
                    <wp:posOffset>2414905</wp:posOffset>
                  </wp:positionV>
                  <wp:extent cx="571500" cy="276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solidFill>
                              <a:srgbClr val="000000"/>
                            </a:solidFill>
                            <a:miter lim="800000"/>
                            <a:headEnd/>
                            <a:tailEnd/>
                          </a:ln>
                        </wps:spPr>
                        <wps:txbx>
                          <w:txbxContent>
                            <w:p w14:paraId="77C2C2C0" w14:textId="357E756A" w:rsidR="005D57E2" w:rsidRPr="005D0B23" w:rsidRDefault="005D57E2" w:rsidP="005D0B23">
                              <w:pPr>
                                <w:rPr>
                                  <w:vertAlign w:val="subscript"/>
                                  <w:rPrChange w:id="305" w:author="Windows User" w:date="2017-02-20T16:57:00Z">
                                    <w:rPr/>
                                  </w:rPrChange>
                                </w:rPr>
                              </w:pPr>
                              <w:ins w:id="306" w:author="Windows User" w:date="2017-02-20T16:57:00Z">
                                <w:r>
                                  <w:t>OK</w:t>
                                </w:r>
                                <w:r>
                                  <w:rPr>
                                    <w:vertAlign w:val="subscript"/>
                                  </w:rPr>
                                  <w:t>HS</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E34AD" id="_x0000_s1029" type="#_x0000_t202" style="position:absolute;left:0;text-align:left;margin-left:154.95pt;margin-top:190.15pt;width:45pt;height:2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">
                  <v:textbox>
                    <w:txbxContent>
                      <w:p w14:paraId="77C2C2C0" w14:textId="357E756A" w:rsidR="005D57E2" w:rsidRPr="005D0B23" w:rsidRDefault="005D57E2" w:rsidP="005D0B23">
                        <w:pPr>
                          <w:rPr>
                            <w:vertAlign w:val="subscript"/>
                            <w:rPrChange w:id="307" w:author="Windows User" w:date="2017-02-20T16:57:00Z">
                              <w:rPr/>
                            </w:rPrChange>
                          </w:rPr>
                        </w:pPr>
                        <w:ins w:id="308" w:author="Windows User" w:date="2017-02-20T16:57:00Z">
                          <w:r>
                            <w:t>OK</w:t>
                          </w:r>
                          <w:r>
                            <w:rPr>
                              <w:vertAlign w:val="subscript"/>
                            </w:rPr>
                            <w:t>HS</w:t>
                          </w:r>
                        </w:ins>
                      </w:p>
                    </w:txbxContent>
                  </v:textbox>
                  <w10:wrap type="square"/>
                </v:shape>
              </w:pict>
            </mc:Fallback>
          </mc:AlternateContent>
        </w:r>
      </w:ins>
      <w:ins w:id="309" w:author="Windows User" w:date="2017-02-20T16:55:00Z">
        <w:r>
          <w:rPr>
            <w:i w:val="0"/>
            <w:lang w:eastAsia="ja-JP"/>
            <w:rPrChange w:id="310" w:author="Unknown">
              <w:rPr>
                <w:lang w:eastAsia="ja-JP"/>
              </w:rPr>
            </w:rPrChange>
          </w:rPr>
          <w:drawing>
            <wp:anchor distT="0" distB="0" distL="114300" distR="114300" simplePos="0" relativeHeight="251646976" behindDoc="0" locked="0" layoutInCell="1" allowOverlap="1" wp14:anchorId="0B6B3DD5" wp14:editId="541E8F63">
              <wp:simplePos x="0" y="0"/>
              <wp:positionH relativeFrom="column">
                <wp:posOffset>1948815</wp:posOffset>
              </wp:positionH>
              <wp:positionV relativeFrom="paragraph">
                <wp:posOffset>414655</wp:posOffset>
              </wp:positionV>
              <wp:extent cx="2038635" cy="412490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_schematic.PNG"/>
                      <pic:cNvPicPr/>
                    </pic:nvPicPr>
                    <pic:blipFill>
                      <a:blip r:embed="rId65">
                        <a:extLst>
                          <a:ext uri="{28A0092B-C50C-407E-A947-70E740481C1C}">
                            <a14:useLocalDpi xmlns:a14="http://schemas.microsoft.com/office/drawing/2010/main" val="0"/>
                          </a:ext>
                        </a:extLst>
                      </a:blip>
                      <a:stretch>
                        <a:fillRect/>
                      </a:stretch>
                    </pic:blipFill>
                    <pic:spPr>
                      <a:xfrm>
                        <a:off x="0" y="0"/>
                        <a:ext cx="2038635" cy="4124901"/>
                      </a:xfrm>
                      <a:prstGeom prst="rect">
                        <a:avLst/>
                      </a:prstGeom>
                    </pic:spPr>
                  </pic:pic>
                </a:graphicData>
              </a:graphic>
              <wp14:sizeRelH relativeFrom="page">
                <wp14:pctWidth>0</wp14:pctWidth>
              </wp14:sizeRelH>
              <wp14:sizeRelV relativeFrom="page">
                <wp14:pctHeight>0</wp14:pctHeight>
              </wp14:sizeRelV>
            </wp:anchor>
          </w:drawing>
        </w:r>
      </w:ins>
      <w:r w:rsidR="00D0591D"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00D0591D" w:rsidRPr="00B075B4">
        <w:t xml:space="preserve"> Parameters of the IMD</w:t>
      </w:r>
      <w:bookmarkEnd w:id="292"/>
    </w:p>
    <w:p w14:paraId="7EE73E3B" w14:textId="77777777" w:rsidR="005D0B23" w:rsidRDefault="005D0B23" w:rsidP="00753253">
      <w:pPr>
        <w:pStyle w:val="Table"/>
        <w:rPr>
          <w:ins w:id="311" w:author="Windows User" w:date="2017-02-20T16:58:00Z"/>
        </w:rPr>
      </w:pPr>
    </w:p>
    <w:p w14:paraId="27EB3864" w14:textId="77777777" w:rsidR="005D0B23" w:rsidRDefault="005D0B23" w:rsidP="00753253">
      <w:pPr>
        <w:pStyle w:val="Table"/>
        <w:rPr>
          <w:ins w:id="312" w:author="Windows User" w:date="2017-02-20T16:58:00Z"/>
        </w:rPr>
      </w:pPr>
    </w:p>
    <w:p w14:paraId="05DF1765" w14:textId="77777777" w:rsidR="005D0B23" w:rsidRDefault="005D0B23" w:rsidP="00753253">
      <w:pPr>
        <w:pStyle w:val="Table"/>
        <w:rPr>
          <w:ins w:id="313" w:author="Windows User" w:date="2017-02-20T16:58:00Z"/>
        </w:rPr>
      </w:pPr>
    </w:p>
    <w:p w14:paraId="5A91209B" w14:textId="77777777" w:rsidR="005D0B23" w:rsidRDefault="005D0B23" w:rsidP="00753253">
      <w:pPr>
        <w:pStyle w:val="Table"/>
        <w:rPr>
          <w:ins w:id="314" w:author="Windows User" w:date="2017-02-20T16:58:00Z"/>
        </w:rPr>
      </w:pPr>
    </w:p>
    <w:p w14:paraId="0C9CCCE1" w14:textId="77777777" w:rsidR="005D0B23" w:rsidRDefault="005D0B23" w:rsidP="00753253">
      <w:pPr>
        <w:pStyle w:val="Table"/>
        <w:rPr>
          <w:ins w:id="315" w:author="Windows User" w:date="2017-02-20T16:58:00Z"/>
        </w:rPr>
      </w:pPr>
    </w:p>
    <w:p w14:paraId="766C7CCC" w14:textId="77777777" w:rsidR="005D0B23" w:rsidRDefault="005D0B23" w:rsidP="00753253">
      <w:pPr>
        <w:pStyle w:val="Table"/>
        <w:rPr>
          <w:ins w:id="316" w:author="Windows User" w:date="2017-02-20T16:58:00Z"/>
        </w:rPr>
      </w:pPr>
    </w:p>
    <w:p w14:paraId="3AFC8CA1" w14:textId="77777777" w:rsidR="005D0B23" w:rsidRPr="00B075B4" w:rsidRDefault="005D0B23" w:rsidP="00753253">
      <w:pPr>
        <w:pStyle w:val="Table"/>
      </w:pPr>
    </w:p>
    <w:p w14:paraId="1724A7FA" w14:textId="6FF7D726" w:rsidR="00D0591D" w:rsidRPr="00D52AC5" w:rsidDel="005D0B23" w:rsidRDefault="00D0591D" w:rsidP="008A47C2">
      <w:pPr>
        <w:rPr>
          <w:del w:id="317" w:author="Windows User" w:date="2017-02-20T16:55:00Z"/>
          <w:i/>
        </w:rPr>
      </w:pPr>
      <w:del w:id="318" w:author="Windows User" w:date="2017-02-20T16:55:00Z">
        <w:r w:rsidRPr="00D52AC5" w:rsidDel="005D0B23">
          <w:rPr>
            <w:i/>
          </w:rPr>
          <w:delText>Describe</w:delText>
        </w:r>
        <w:r w:rsidRPr="00D52AC5" w:rsidDel="005D0B23">
          <w:rPr>
            <w:rFonts w:eastAsia="Arial"/>
            <w:i/>
          </w:rPr>
          <w:delText xml:space="preserve"> IMD </w:delText>
        </w:r>
        <w:r w:rsidR="00C63732" w:rsidRPr="00D52AC5" w:rsidDel="005D0B23">
          <w:rPr>
            <w:i/>
          </w:rPr>
          <w:delText>wiring with</w:delText>
        </w:r>
        <w:r w:rsidRPr="00D52AC5" w:rsidDel="005D0B23">
          <w:rPr>
            <w:rFonts w:eastAsia="Arial"/>
            <w:i/>
          </w:rPr>
          <w:delText xml:space="preserve"> </w:delText>
        </w:r>
        <w:r w:rsidRPr="00D52AC5" w:rsidDel="005D0B23">
          <w:rPr>
            <w:i/>
          </w:rPr>
          <w:delText>schematics</w:delText>
        </w:r>
        <w:r w:rsidR="00C63732" w:rsidRPr="00D52AC5" w:rsidDel="005D0B23">
          <w:rPr>
            <w:i/>
          </w:rPr>
          <w:delText>.</w:delText>
        </w:r>
        <w:r w:rsidR="00B831B2" w:rsidDel="005D0B23">
          <w:rPr>
            <w:rStyle w:val="CommentReference"/>
          </w:rPr>
          <w:commentReference w:id="319"/>
        </w:r>
      </w:del>
    </w:p>
    <w:p w14:paraId="744CE7CD" w14:textId="77777777" w:rsidR="00D0591D" w:rsidRDefault="00D0591D" w:rsidP="00F36550">
      <w:pPr>
        <w:pStyle w:val="Heading2"/>
        <w:spacing w:after="0"/>
      </w:pPr>
      <w:bookmarkStart w:id="320"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320"/>
    </w:p>
    <w:p w14:paraId="45659656" w14:textId="0A0E65D8"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321"/>
      <w:r>
        <w:rPr>
          <w:noProof/>
          <w:lang w:eastAsia="ja-JP"/>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2225" cy="2238375"/>
                    </a:xfrm>
                    <a:prstGeom prst="rect">
                      <a:avLst/>
                    </a:prstGeom>
                  </pic:spPr>
                </pic:pic>
              </a:graphicData>
            </a:graphic>
          </wp:inline>
        </w:drawing>
      </w:r>
      <w:commentRangeEnd w:id="321"/>
      <w:r w:rsidR="00FF64B6">
        <w:rPr>
          <w:rStyle w:val="CommentReference"/>
        </w:rPr>
        <w:commentReference w:id="321"/>
      </w:r>
    </w:p>
    <w:p w14:paraId="65454C9D" w14:textId="77777777" w:rsidR="00D0591D" w:rsidRDefault="00D0591D" w:rsidP="00F36550">
      <w:pPr>
        <w:pStyle w:val="Heading2"/>
        <w:spacing w:after="0"/>
      </w:pPr>
      <w:bookmarkStart w:id="322" w:name="_Toc442209135"/>
      <w:r>
        <w:t>Shutdown System Interlocks</w:t>
      </w:r>
      <w:bookmarkEnd w:id="322"/>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323" w:name="_Toc442209136"/>
      <w:commentRangeStart w:id="324"/>
      <w:commentRangeStart w:id="325"/>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323"/>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324"/>
      <w:r w:rsidR="002E5880">
        <w:rPr>
          <w:rStyle w:val="CommentReference"/>
        </w:rPr>
        <w:commentReference w:id="324"/>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326" w:name="_Toc442209137"/>
      <w:r>
        <w:t>Tractive</w:t>
      </w:r>
      <w:r>
        <w:rPr>
          <w:rFonts w:eastAsia="Arial" w:cs="Arial"/>
        </w:rPr>
        <w:t xml:space="preserve"> </w:t>
      </w:r>
      <w:r>
        <w:t>System Voltage Present</w:t>
      </w:r>
      <w:r>
        <w:rPr>
          <w:rFonts w:eastAsia="Arial" w:cs="Arial"/>
        </w:rPr>
        <w:t xml:space="preserve"> </w:t>
      </w:r>
      <w:r>
        <w:t>light (TSVP)</w:t>
      </w:r>
      <w:bookmarkEnd w:id="326"/>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327"/>
      <w:r w:rsidRPr="00D52AC5">
        <w:rPr>
          <w:i/>
        </w:rPr>
        <w:t>provide</w:t>
      </w:r>
      <w:r w:rsidRPr="00D52AC5">
        <w:rPr>
          <w:rFonts w:eastAsia="Arial"/>
          <w:i/>
        </w:rPr>
        <w:t xml:space="preserve"> </w:t>
      </w:r>
      <w:r w:rsidRPr="00D52AC5">
        <w:rPr>
          <w:i/>
        </w:rPr>
        <w:t>schematics</w:t>
      </w:r>
      <w:commentRangeEnd w:id="327"/>
      <w:r w:rsidR="002E5880">
        <w:rPr>
          <w:rStyle w:val="CommentReference"/>
        </w:rPr>
        <w:commentReference w:id="327"/>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328"/>
      <w:r>
        <w:t xml:space="preserve">The TSEL will be controlled from a voltage monitoring device that can handle the TS voltage that we are applying to it. The </w:t>
      </w:r>
      <w:bookmarkStart w:id="329" w:name="_GoBack"/>
      <w:r>
        <w:t>LTC2965</w:t>
      </w:r>
      <w:bookmarkEnd w:id="329"/>
      <w:r>
        <w:rPr>
          <w:highlight w:val="white"/>
        </w:rPr>
        <w:t xml:space="preserve"> allows for a user defined threshold voltage, in our case 32 </w:t>
      </w:r>
      <w:r>
        <w:rPr>
          <w:highlight w:val="white"/>
        </w:rPr>
        <w:lastRenderedPageBreak/>
        <w:t xml:space="preserve">volts, and output a logic HIGH. This will then be passed through an opto-isolator to the low voltage side and will power two </w:t>
      </w:r>
      <w:r>
        <w:t>12 volt trailer clearance lamps found from www.superbrightleds.com - part number M9-x4.</w:t>
      </w:r>
      <w:commentRangeEnd w:id="328"/>
      <w:r w:rsidR="00275DE8">
        <w:rPr>
          <w:rStyle w:val="CommentReference"/>
          <w:rFonts w:eastAsia="Calibri"/>
          <w:color w:val="auto"/>
          <w:lang w:eastAsia="zh-CN"/>
        </w:rPr>
        <w:commentReference w:id="328"/>
      </w:r>
    </w:p>
    <w:commentRangeEnd w:id="325"/>
    <w:p w14:paraId="5A6CA094" w14:textId="77777777" w:rsidR="00C95843" w:rsidRPr="00C95843" w:rsidRDefault="00E955E1" w:rsidP="00F36550">
      <w:pPr>
        <w:spacing w:after="0"/>
      </w:pPr>
      <w:r>
        <w:rPr>
          <w:rStyle w:val="CommentReference"/>
        </w:rPr>
        <w:commentReference w:id="325"/>
      </w:r>
    </w:p>
    <w:p w14:paraId="3E778171" w14:textId="77777777" w:rsidR="00D0591D" w:rsidRDefault="00D0591D" w:rsidP="00F36550">
      <w:pPr>
        <w:pStyle w:val="Heading2"/>
        <w:spacing w:after="0"/>
      </w:pPr>
      <w:bookmarkStart w:id="330" w:name="_Toc442209138"/>
      <w:r>
        <w:t>Ready-To-Drive-Sound</w:t>
      </w:r>
      <w:r>
        <w:rPr>
          <w:rFonts w:eastAsia="Arial" w:cs="Arial"/>
        </w:rPr>
        <w:t xml:space="preserve"> </w:t>
      </w:r>
      <w:r>
        <w:t>(RTDS)</w:t>
      </w:r>
      <w:bookmarkEnd w:id="330"/>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331" w:name="_Toc442209139"/>
      <w:r>
        <w:lastRenderedPageBreak/>
        <w:t>GLV System</w:t>
      </w:r>
      <w:bookmarkEnd w:id="331"/>
    </w:p>
    <w:p w14:paraId="09908D2E" w14:textId="77777777" w:rsidR="00D0591D" w:rsidRPr="00C1229B" w:rsidRDefault="00D0591D" w:rsidP="00C1229B">
      <w:commentRangeStart w:id="332"/>
      <w:r>
        <w:t>Person primarily responsible for this section:</w:t>
      </w:r>
      <w:commentRangeEnd w:id="332"/>
      <w:r w:rsidR="001C640E">
        <w:rPr>
          <w:rStyle w:val="CommentReference"/>
        </w:rPr>
        <w:commentReference w:id="332"/>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333" w:name="_Toc442209140"/>
      <w:r>
        <w:t>GLV System Data</w:t>
      </w:r>
      <w:bookmarkEnd w:id="333"/>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334"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MS Gothic"/>
                  <w14:uncheckedState w14:val="2610" w14:font="MS Gothic"/>
                </w14:checkbox>
              </w:sdt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334"/>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7"/>
          <w:footerReference w:type="even" r:id="rId68"/>
          <w:headerReference w:type="first" r:id="rId69"/>
          <w:footerReference w:type="first" r:id="rId70"/>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335" w:name="_Toc442209141"/>
      <w:r>
        <w:lastRenderedPageBreak/>
        <w:t>Appendi</w:t>
      </w:r>
      <w:r w:rsidR="00D0591D">
        <w:t>ces</w:t>
      </w:r>
      <w:bookmarkEnd w:id="335"/>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336"/>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336"/>
      <w:r w:rsidR="003E23A3">
        <w:rPr>
          <w:rStyle w:val="CommentReference"/>
        </w:rPr>
        <w:commentReference w:id="336"/>
      </w:r>
    </w:p>
    <w:sectPr w:rsidR="005E68E7" w:rsidRPr="00D52AC5" w:rsidSect="00E75D92">
      <w:headerReference w:type="even" r:id="rId71"/>
      <w:footerReference w:type="even" r:id="rId72"/>
      <w:headerReference w:type="first" r:id="rId73"/>
      <w:footerReference w:type="first" r:id="rId74"/>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reg Flynn" w:date="2017-02-13T23:12:00Z" w:initials="GF">
    <w:p w14:paraId="7D04CA4C" w14:textId="70DB7F58" w:rsidR="005D57E2" w:rsidRDefault="005D57E2">
      <w:pPr>
        <w:pStyle w:val="CommentText"/>
      </w:pPr>
      <w:r>
        <w:rPr>
          <w:rStyle w:val="CommentReference"/>
        </w:rPr>
        <w:annotationRef/>
      </w:r>
      <w:r>
        <w:t>At the end update page numbers</w:t>
      </w:r>
    </w:p>
  </w:comment>
  <w:comment w:id="6" w:author="Greg Flynn" w:date="2017-02-13T23:42:00Z" w:initials="GF">
    <w:p w14:paraId="2F87156B" w14:textId="7158D61A" w:rsidR="005D57E2" w:rsidRDefault="005D57E2">
      <w:pPr>
        <w:pStyle w:val="CommentText"/>
      </w:pPr>
      <w:r>
        <w:rPr>
          <w:rStyle w:val="CommentReference"/>
        </w:rPr>
        <w:annotationRef/>
      </w:r>
      <w:r>
        <w:t>Update at the end</w:t>
      </w:r>
    </w:p>
  </w:comment>
  <w:comment w:id="8" w:author="Greg Flynn" w:date="2017-02-13T23:42:00Z" w:initials="GF">
    <w:p w14:paraId="0626FEE6" w14:textId="1D11E1EF" w:rsidR="005D57E2" w:rsidRDefault="005D57E2">
      <w:pPr>
        <w:pStyle w:val="CommentText"/>
      </w:pPr>
      <w:r>
        <w:rPr>
          <w:rStyle w:val="CommentReference"/>
        </w:rPr>
        <w:annotationRef/>
      </w:r>
      <w:r>
        <w:t>Update at the end</w:t>
      </w:r>
    </w:p>
  </w:comment>
  <w:comment w:id="10" w:author="Greg Flynn" w:date="2017-02-13T23:12:00Z" w:initials="GF">
    <w:p w14:paraId="59B3F819" w14:textId="345D9154" w:rsidR="005D57E2" w:rsidRDefault="005D57E2" w:rsidP="00216252">
      <w:pPr>
        <w:pStyle w:val="CommentText"/>
      </w:pPr>
      <w:r>
        <w:rPr>
          <w:rStyle w:val="CommentReference"/>
        </w:rPr>
        <w:annotationRef/>
      </w:r>
      <w:r>
        <w:t xml:space="preserve">Add </w:t>
      </w:r>
      <w:r w:rsidRPr="002F736A">
        <w:t>CSMS</w:t>
      </w:r>
      <w:r>
        <w:rPr>
          <w:rStyle w:val="CommentReference"/>
        </w:rPr>
        <w:annotationRef/>
      </w:r>
      <w:r>
        <w:t xml:space="preserve"> to this list </w:t>
      </w:r>
    </w:p>
  </w:comment>
  <w:comment w:id="11" w:author="Greg Flynn" w:date="2017-02-14T23:09:00Z" w:initials="GF">
    <w:p w14:paraId="7AA91016" w14:textId="7EA88F53" w:rsidR="005D57E2" w:rsidRDefault="005D57E2" w:rsidP="00216252">
      <w:pPr>
        <w:pStyle w:val="CommentText"/>
      </w:pPr>
      <w:r>
        <w:rPr>
          <w:rStyle w:val="CommentReference"/>
        </w:rPr>
        <w:annotationRef/>
      </w:r>
      <w:r>
        <w:t>GLV uses this, I don’t know what it means</w:t>
      </w:r>
    </w:p>
  </w:comment>
  <w:comment w:id="14" w:author="Greg Flynn" w:date="2017-02-13T23:13:00Z" w:initials="GF">
    <w:p w14:paraId="281D4514" w14:textId="0BD2B482" w:rsidR="005D57E2" w:rsidRDefault="005D57E2">
      <w:pPr>
        <w:pStyle w:val="CommentText"/>
      </w:pPr>
      <w:r>
        <w:rPr>
          <w:rStyle w:val="CommentReference"/>
        </w:rPr>
        <w:annotationRef/>
      </w:r>
      <w:r>
        <w:t>Need to add a narrative</w:t>
      </w:r>
    </w:p>
    <w:p w14:paraId="427CB1C3" w14:textId="742EAC12" w:rsidR="005D57E2" w:rsidRDefault="005D57E2" w:rsidP="003545DE">
      <w:pPr>
        <w:pStyle w:val="CommentText"/>
      </w:pPr>
      <w:r>
        <w:t>TSV write two sentences saying how the accumulator works</w:t>
      </w:r>
    </w:p>
    <w:p w14:paraId="6D4E8DA6" w14:textId="3D7E6A05" w:rsidR="005D57E2" w:rsidRDefault="005D57E2" w:rsidP="003545DE">
      <w:pPr>
        <w:pStyle w:val="CommentText"/>
      </w:pPr>
      <w:r>
        <w:t>TSI write two sentences saying how you interface with the accumulator and the motor</w:t>
      </w:r>
    </w:p>
    <w:p w14:paraId="62C41412" w14:textId="3AF90584" w:rsidR="005D57E2" w:rsidRDefault="005D57E2" w:rsidP="003545DE">
      <w:pPr>
        <w:pStyle w:val="CommentText"/>
      </w:pPr>
      <w:r>
        <w:t>MEs will write the method of mechanical coupling</w:t>
      </w:r>
    </w:p>
  </w:comment>
  <w:comment w:id="20" w:author="Greg Flynn" w:date="2017-02-13T23:42:00Z" w:initials="GF">
    <w:p w14:paraId="17F064B8" w14:textId="568E37FE" w:rsidR="005D57E2" w:rsidRDefault="005D57E2">
      <w:pPr>
        <w:pStyle w:val="CommentText"/>
      </w:pPr>
      <w:r>
        <w:rPr>
          <w:rStyle w:val="CommentReference"/>
        </w:rPr>
        <w:annotationRef/>
      </w:r>
      <w:r>
        <w:t>MEs should provide this</w:t>
      </w:r>
    </w:p>
  </w:comment>
  <w:comment w:id="23" w:author="Greg Flynn" w:date="2017-02-13T23:13:00Z" w:initials="GF">
    <w:p w14:paraId="2D639720" w14:textId="6B1F1DE6" w:rsidR="005D57E2" w:rsidRDefault="005D57E2">
      <w:pPr>
        <w:pStyle w:val="CommentText"/>
      </w:pPr>
      <w:r>
        <w:rPr>
          <w:rStyle w:val="CommentReference"/>
        </w:rPr>
        <w:annotationRef/>
      </w:r>
      <w:r>
        <w:t>This is the mechanical location so the MEs should provide this</w:t>
      </w:r>
    </w:p>
  </w:comment>
  <w:comment w:id="34" w:author="Greg Flynn" w:date="2017-02-14T02:44:00Z" w:initials="GF">
    <w:p w14:paraId="47FD9CA2" w14:textId="6E47FBB8" w:rsidR="005D57E2" w:rsidRDefault="005D57E2">
      <w:pPr>
        <w:pStyle w:val="CommentText"/>
      </w:pPr>
      <w:r>
        <w:rPr>
          <w:rStyle w:val="CommentReference"/>
        </w:rPr>
        <w:annotationRef/>
      </w:r>
      <w:r>
        <w:t>We need wiring from the Packs all the way to the motor</w:t>
      </w:r>
    </w:p>
  </w:comment>
  <w:comment w:id="35" w:author="Greg Flynn" w:date="2017-02-14T10:39:00Z" w:initials="GF">
    <w:p w14:paraId="6A01111F" w14:textId="3F2D1626" w:rsidR="005D57E2" w:rsidRDefault="005D57E2">
      <w:pPr>
        <w:pStyle w:val="CommentText"/>
      </w:pPr>
      <w:r>
        <w:rPr>
          <w:rStyle w:val="CommentReference"/>
        </w:rPr>
        <w:annotationRef/>
      </w:r>
      <w:r>
        <w:t>Who should do this?</w:t>
      </w:r>
    </w:p>
  </w:comment>
  <w:comment w:id="36" w:author="Greg Flynn" w:date="2017-02-14T22:51:00Z" w:initials="GF">
    <w:p w14:paraId="303F973B" w14:textId="0A678831" w:rsidR="005D57E2" w:rsidRDefault="005D57E2">
      <w:pPr>
        <w:pStyle w:val="CommentText"/>
      </w:pPr>
      <w:r>
        <w:rPr>
          <w:rStyle w:val="CommentReference"/>
        </w:rPr>
        <w:annotationRef/>
      </w:r>
      <w:r>
        <w:t>TSI should document the rest of the Path</w:t>
      </w:r>
    </w:p>
  </w:comment>
  <w:comment w:id="39" w:author="Greg Flynn" w:date="2017-02-13T23:14:00Z" w:initials="GF">
    <w:p w14:paraId="4797EC78" w14:textId="7E02AF04" w:rsidR="005D57E2" w:rsidRDefault="005D57E2">
      <w:pPr>
        <w:pStyle w:val="CommentText"/>
      </w:pPr>
      <w:r>
        <w:rPr>
          <w:rStyle w:val="CommentReference"/>
        </w:rPr>
        <w:annotationRef/>
      </w:r>
      <w:r>
        <w:t>Assign person to this</w:t>
      </w:r>
    </w:p>
  </w:comment>
  <w:comment w:id="42" w:author="Greg Flynn" w:date="2017-02-14T10:41:00Z" w:initials="GF">
    <w:p w14:paraId="0C3FB588" w14:textId="0EB1C938" w:rsidR="005D57E2" w:rsidRDefault="005D57E2">
      <w:pPr>
        <w:pStyle w:val="CommentText"/>
      </w:pPr>
      <w:r>
        <w:rPr>
          <w:rStyle w:val="CommentReference"/>
        </w:rPr>
        <w:annotationRef/>
      </w:r>
      <w:r>
        <w:t>What to do about this</w:t>
      </w:r>
    </w:p>
  </w:comment>
  <w:comment w:id="43" w:author="Greg Flynn" w:date="2017-02-14T23:24:00Z" w:initials="GF">
    <w:p w14:paraId="5BAC9800" w14:textId="76116D1E" w:rsidR="005D57E2" w:rsidRDefault="005D57E2">
      <w:pPr>
        <w:pStyle w:val="CommentText"/>
      </w:pPr>
      <w:r>
        <w:rPr>
          <w:rStyle w:val="CommentReference"/>
        </w:rPr>
        <w:annotationRef/>
      </w:r>
      <w:r>
        <w:t>TSV?</w:t>
      </w:r>
    </w:p>
  </w:comment>
  <w:comment w:id="44" w:author="Greg Flynn" w:date="2017-02-13T23:43:00Z" w:initials="GF">
    <w:p w14:paraId="618753E4" w14:textId="4CD79CC9" w:rsidR="005D57E2" w:rsidRDefault="005D57E2">
      <w:pPr>
        <w:pStyle w:val="CommentText"/>
      </w:pPr>
      <w:r>
        <w:rPr>
          <w:rStyle w:val="CommentReference"/>
        </w:rPr>
        <w:annotationRef/>
      </w:r>
      <w:r>
        <w:t>Is this correct? GLV</w:t>
      </w:r>
    </w:p>
  </w:comment>
  <w:comment w:id="47" w:author="Greg Flynn" w:date="2017-02-14T10:42:00Z" w:initials="GF">
    <w:p w14:paraId="30AC7E11" w14:textId="3079D470" w:rsidR="005D57E2" w:rsidRDefault="005D57E2">
      <w:pPr>
        <w:pStyle w:val="CommentText"/>
      </w:pPr>
      <w:r>
        <w:rPr>
          <w:rStyle w:val="CommentReference"/>
        </w:rPr>
        <w:annotationRef/>
      </w:r>
      <w:r>
        <w:t>Motor controller? TSI</w:t>
      </w:r>
    </w:p>
  </w:comment>
  <w:comment w:id="65" w:author="Greg Flynn" w:date="2017-02-13T23:44:00Z" w:initials="GF">
    <w:p w14:paraId="65487D22" w14:textId="0EAA25D3" w:rsidR="005D57E2" w:rsidRDefault="005D57E2">
      <w:pPr>
        <w:pStyle w:val="CommentText"/>
      </w:pPr>
      <w:r>
        <w:rPr>
          <w:rStyle w:val="CommentReference"/>
        </w:rPr>
        <w:annotationRef/>
      </w:r>
      <w:r>
        <w:t>This seems wrong.  Doesn't the part blow before the fuse? TSV</w:t>
      </w:r>
    </w:p>
  </w:comment>
  <w:comment w:id="62" w:author="Greg Flynn" w:date="2017-02-14T23:13:00Z" w:initials="GF">
    <w:p w14:paraId="7CD86C04" w14:textId="6755693A" w:rsidR="005D57E2" w:rsidRDefault="005D57E2" w:rsidP="002049D3">
      <w:pPr>
        <w:pStyle w:val="CommentText"/>
      </w:pPr>
      <w:r>
        <w:rPr>
          <w:rStyle w:val="CommentReference"/>
        </w:rPr>
        <w:annotationRef/>
      </w:r>
      <w:r>
        <w:t>If it is the case then we leave this as is and focus on replacing the PacMAN fuse</w:t>
      </w:r>
    </w:p>
  </w:comment>
  <w:comment w:id="104" w:author="Greg Flynn" w:date="2017-02-13T23:17:00Z" w:initials="GF">
    <w:p w14:paraId="4B7F814C" w14:textId="3373498A" w:rsidR="005D57E2" w:rsidRDefault="005D57E2">
      <w:pPr>
        <w:pStyle w:val="CommentText"/>
      </w:pPr>
      <w:r>
        <w:rPr>
          <w:rStyle w:val="CommentReference"/>
        </w:rPr>
        <w:annotationRef/>
      </w:r>
      <w:r>
        <w:t>Get wires done</w:t>
      </w:r>
    </w:p>
    <w:p w14:paraId="04E5C88B" w14:textId="5C80A01A" w:rsidR="005D57E2" w:rsidRDefault="005D57E2">
      <w:pPr>
        <w:pStyle w:val="CommentText"/>
      </w:pPr>
      <w:r>
        <w:t>Interconnect needs to specify all cables in this table</w:t>
      </w:r>
    </w:p>
  </w:comment>
  <w:comment w:id="105" w:author="Greg Flynn" w:date="2017-02-13T23:15:00Z" w:initials="GF">
    <w:p w14:paraId="1DCF816E" w14:textId="3602AE74" w:rsidR="005D57E2" w:rsidRDefault="005D57E2" w:rsidP="00521741">
      <w:pPr>
        <w:pStyle w:val="CommentText"/>
      </w:pPr>
      <w:r>
        <w:rPr>
          <w:rStyle w:val="CommentReference"/>
        </w:rPr>
        <w:annotationRef/>
      </w:r>
      <w:r>
        <w:t>Interconnect solve the fault current for everyone</w:t>
      </w:r>
    </w:p>
  </w:comment>
  <w:comment w:id="106" w:author="Greg Flynn" w:date="2017-02-13T23:44:00Z" w:initials="GF">
    <w:p w14:paraId="571B01E5" w14:textId="0E584E85" w:rsidR="005D57E2" w:rsidRDefault="005D57E2">
      <w:pPr>
        <w:pStyle w:val="CommentText"/>
      </w:pPr>
      <w:r>
        <w:rPr>
          <w:rStyle w:val="CommentReference"/>
        </w:rPr>
        <w:annotationRef/>
      </w:r>
      <w:r>
        <w:t>We need protection information</w:t>
      </w:r>
    </w:p>
  </w:comment>
  <w:comment w:id="112" w:author="Greg Flynn" w:date="2017-02-13T23:18:00Z" w:initials="GF">
    <w:p w14:paraId="192A1F95" w14:textId="26332A1A" w:rsidR="005D57E2" w:rsidRDefault="005D57E2">
      <w:pPr>
        <w:pStyle w:val="CommentText"/>
      </w:pPr>
      <w:r>
        <w:rPr>
          <w:rStyle w:val="CommentReference"/>
        </w:rPr>
        <w:annotationRef/>
      </w:r>
      <w:r>
        <w:t>Assign someone to this</w:t>
      </w:r>
    </w:p>
  </w:comment>
  <w:comment w:id="114" w:author="Greg Flynn" w:date="2017-02-13T23:46:00Z" w:initials="GF">
    <w:p w14:paraId="6491664F" w14:textId="47950AFB" w:rsidR="005D57E2" w:rsidRDefault="005D57E2">
      <w:pPr>
        <w:pStyle w:val="CommentText"/>
      </w:pPr>
      <w:r>
        <w:rPr>
          <w:rStyle w:val="CommentReference"/>
        </w:rPr>
        <w:annotationRef/>
      </w:r>
      <w:r>
        <w:t>What should go here?</w:t>
      </w:r>
    </w:p>
  </w:comment>
  <w:comment w:id="115" w:author="Greg Flynn" w:date="2017-02-14T10:43:00Z" w:initials="GF">
    <w:p w14:paraId="67642465" w14:textId="1574B13C" w:rsidR="005D57E2" w:rsidRDefault="005D57E2">
      <w:pPr>
        <w:pStyle w:val="CommentText"/>
      </w:pPr>
      <w:r>
        <w:rPr>
          <w:rStyle w:val="CommentReference"/>
        </w:rPr>
        <w:annotationRef/>
      </w:r>
      <w:r>
        <w:t>I think a mechanical image showing the spacing</w:t>
      </w:r>
    </w:p>
  </w:comment>
  <w:comment w:id="118" w:author="Greg Flynn" w:date="2017-02-13T23:18:00Z" w:initials="GF">
    <w:p w14:paraId="14A8CAEC" w14:textId="7F1635F1" w:rsidR="005D57E2" w:rsidRDefault="005D57E2">
      <w:pPr>
        <w:pStyle w:val="CommentText"/>
      </w:pPr>
      <w:r>
        <w:rPr>
          <w:rStyle w:val="CommentReference"/>
        </w:rPr>
        <w:annotationRef/>
      </w:r>
      <w:r>
        <w:t>Get a better name for this TSI</w:t>
      </w:r>
    </w:p>
  </w:comment>
  <w:comment w:id="122" w:author="Greg Flynn" w:date="2017-02-13T23:28:00Z" w:initials="GF">
    <w:p w14:paraId="59B50705" w14:textId="3073EFEA" w:rsidR="005D57E2" w:rsidRDefault="005D57E2">
      <w:pPr>
        <w:pStyle w:val="CommentText"/>
      </w:pPr>
      <w:r>
        <w:rPr>
          <w:rStyle w:val="CommentReference"/>
        </w:rPr>
        <w:annotationRef/>
      </w:r>
      <w:r>
        <w:t>Where is the motor information TSI</w:t>
      </w:r>
    </w:p>
  </w:comment>
  <w:comment w:id="127" w:author="Greg Flynn" w:date="2017-02-13T23:29:00Z" w:initials="GF">
    <w:p w14:paraId="2DDAB0BB" w14:textId="6483C47A" w:rsidR="005D57E2" w:rsidRDefault="005D57E2">
      <w:pPr>
        <w:pStyle w:val="CommentText"/>
      </w:pPr>
      <w:r>
        <w:rPr>
          <w:rStyle w:val="CommentReference"/>
        </w:rPr>
        <w:annotationRef/>
      </w:r>
      <w:r>
        <w:t>Measurement TSV</w:t>
      </w:r>
    </w:p>
  </w:comment>
  <w:comment w:id="128" w:author="Greg Flynn" w:date="2017-02-13T23:29:00Z" w:initials="GF">
    <w:p w14:paraId="4E596F67" w14:textId="0F5BD8B3" w:rsidR="005D57E2" w:rsidRDefault="005D57E2">
      <w:pPr>
        <w:pStyle w:val="CommentText"/>
      </w:pPr>
      <w:r>
        <w:rPr>
          <w:rStyle w:val="CommentReference"/>
        </w:rPr>
        <w:annotationRef/>
      </w:r>
      <w:r>
        <w:t>What does this mean? TSV</w:t>
      </w:r>
    </w:p>
  </w:comment>
  <w:comment w:id="130" w:author="Greg Flynn" w:date="2017-02-13T23:49:00Z" w:initials="GF">
    <w:p w14:paraId="49E7F040" w14:textId="1C3CEA87" w:rsidR="005D57E2" w:rsidRDefault="005D57E2">
      <w:pPr>
        <w:pStyle w:val="CommentText"/>
      </w:pPr>
      <w:r>
        <w:rPr>
          <w:rStyle w:val="CommentReference"/>
        </w:rPr>
        <w:annotationRef/>
      </w:r>
      <w:r>
        <w:t>Are we really using none?</w:t>
      </w:r>
    </w:p>
    <w:p w14:paraId="3EB41B1D" w14:textId="1E810400" w:rsidR="005D57E2" w:rsidRDefault="005D57E2">
      <w:pPr>
        <w:pStyle w:val="CommentText"/>
      </w:pPr>
      <w:r>
        <w:t>MEs what protects the chassis from getting High voltage?</w:t>
      </w:r>
    </w:p>
  </w:comment>
  <w:comment w:id="135" w:author="Greg Flynn" w:date="2017-02-13T23:31:00Z" w:initials="GF">
    <w:p w14:paraId="6D0B0E5D" w14:textId="2C76ACDD" w:rsidR="005D57E2" w:rsidRDefault="005D57E2">
      <w:pPr>
        <w:pStyle w:val="CommentText"/>
      </w:pPr>
      <w:r>
        <w:rPr>
          <w:rStyle w:val="CommentReference"/>
        </w:rPr>
        <w:annotationRef/>
      </w:r>
      <w:r>
        <w:t>MEs should specify this</w:t>
      </w:r>
    </w:p>
  </w:comment>
  <w:comment w:id="140" w:author="Greg Flynn" w:date="2017-02-13T23:32:00Z" w:initials="GF">
    <w:p w14:paraId="5D882D2D" w14:textId="66ACE72F" w:rsidR="005D57E2" w:rsidRDefault="005D57E2">
      <w:pPr>
        <w:pStyle w:val="CommentText"/>
      </w:pPr>
      <w:r>
        <w:rPr>
          <w:rStyle w:val="CommentReference"/>
        </w:rPr>
        <w:annotationRef/>
      </w:r>
      <w:r>
        <w:t>MEs will do this</w:t>
      </w:r>
    </w:p>
  </w:comment>
  <w:comment w:id="142" w:author="Greg Flynn" w:date="2017-02-13T23:33:00Z" w:initials="GF">
    <w:p w14:paraId="34B59542" w14:textId="6E6ED0D6" w:rsidR="005D57E2" w:rsidRDefault="005D57E2">
      <w:pPr>
        <w:pStyle w:val="CommentText"/>
      </w:pPr>
      <w:r>
        <w:rPr>
          <w:rStyle w:val="CommentReference"/>
        </w:rPr>
        <w:annotationRef/>
      </w:r>
      <w:r>
        <w:t>Who is in charge here?</w:t>
      </w:r>
    </w:p>
  </w:comment>
  <w:comment w:id="144" w:author="Greg Flynn" w:date="2017-02-13T23:34:00Z" w:initials="GF">
    <w:p w14:paraId="2C4EA219" w14:textId="684A46C0" w:rsidR="005D57E2" w:rsidRDefault="005D57E2" w:rsidP="006004F5">
      <w:pPr>
        <w:pStyle w:val="CommentText"/>
      </w:pPr>
      <w:r>
        <w:rPr>
          <w:rStyle w:val="CommentReference"/>
        </w:rPr>
        <w:annotationRef/>
      </w:r>
      <w:r>
        <w:rPr>
          <w:rStyle w:val="CommentReference"/>
        </w:rPr>
        <w:t>Dyno you do this</w:t>
      </w:r>
    </w:p>
  </w:comment>
  <w:comment w:id="148" w:author="Greg Flynn" w:date="2017-02-13T23:34:00Z" w:initials="GF">
    <w:p w14:paraId="69907F9F" w14:textId="0DB0CEA5" w:rsidR="005D57E2" w:rsidRDefault="005D57E2" w:rsidP="00716AE0">
      <w:pPr>
        <w:pStyle w:val="CommentText"/>
      </w:pPr>
      <w:r>
        <w:rPr>
          <w:rStyle w:val="CommentReference"/>
        </w:rPr>
        <w:annotationRef/>
      </w:r>
      <w:r>
        <w:t>TSI should do this</w:t>
      </w:r>
    </w:p>
  </w:comment>
  <w:comment w:id="167" w:author="Greg Flynn" w:date="2017-02-13T23:33:00Z" w:initials="GF">
    <w:p w14:paraId="52177378" w14:textId="3B092873" w:rsidR="005D57E2" w:rsidRDefault="005D57E2">
      <w:pPr>
        <w:pStyle w:val="CommentText"/>
      </w:pPr>
      <w:r>
        <w:rPr>
          <w:rStyle w:val="CommentReference"/>
        </w:rPr>
        <w:annotationRef/>
      </w:r>
      <w:r>
        <w:t>Where is the TSMP and what is the housing? TSI</w:t>
      </w:r>
    </w:p>
  </w:comment>
  <w:comment w:id="173" w:author="Greg Flynn" w:date="2017-02-13T23:33:00Z" w:initials="GF">
    <w:p w14:paraId="25ACAB92" w14:textId="73762941" w:rsidR="005D57E2" w:rsidRDefault="005D57E2">
      <w:pPr>
        <w:pStyle w:val="CommentText"/>
      </w:pPr>
      <w:r>
        <w:rPr>
          <w:rStyle w:val="CommentReference"/>
        </w:rPr>
        <w:annotationRef/>
      </w:r>
      <w:r>
        <w:t>What are we doing here?</w:t>
      </w:r>
    </w:p>
  </w:comment>
  <w:comment w:id="174" w:author="Greg Flynn" w:date="2017-02-14T22:55:00Z" w:initials="GF">
    <w:p w14:paraId="1719A7D7" w14:textId="76A3002A" w:rsidR="005D57E2" w:rsidRDefault="005D57E2" w:rsidP="000A2DC5">
      <w:pPr>
        <w:pStyle w:val="CommentText"/>
      </w:pPr>
      <w:r>
        <w:rPr>
          <w:rStyle w:val="CommentReference"/>
        </w:rPr>
        <w:annotationRef/>
      </w:r>
      <w:r>
        <w:t>TSI should design a precharge circuit.  At least try to simulate one:</w:t>
      </w:r>
    </w:p>
    <w:p w14:paraId="250CC9B6" w14:textId="066EA193" w:rsidR="005D57E2" w:rsidRDefault="005D57E2" w:rsidP="000A2DC5">
      <w:pPr>
        <w:pStyle w:val="CommentText"/>
      </w:pPr>
      <w:hyperlink r:id="rId1" w:history="1">
        <w:r w:rsidRPr="00691590">
          <w:rPr>
            <w:rStyle w:val="Hyperlink"/>
          </w:rPr>
          <w:t>https://en.wikipedia.org/wiki/Pre-charge</w:t>
        </w:r>
      </w:hyperlink>
    </w:p>
    <w:p w14:paraId="7C3914F5" w14:textId="76D4E7BB" w:rsidR="005D57E2" w:rsidRDefault="005D57E2" w:rsidP="00E07A80">
      <w:pPr>
        <w:pStyle w:val="CommentText"/>
      </w:pPr>
      <w:r>
        <w:t>It is possible that the motor controller already does this.  Verify if it does</w:t>
      </w:r>
    </w:p>
  </w:comment>
  <w:comment w:id="175" w:author="Windows User" w:date="2017-02-20T17:22:00Z" w:initials="WU">
    <w:p w14:paraId="64BCCE27" w14:textId="12D4A0F2" w:rsidR="0021390E" w:rsidRDefault="0021390E">
      <w:pPr>
        <w:pStyle w:val="CommentText"/>
      </w:pPr>
      <w:r>
        <w:rPr>
          <w:rStyle w:val="CommentReference"/>
        </w:rPr>
        <w:annotationRef/>
      </w:r>
      <w:r>
        <w:t>Are they talking about a fuse? If so, documentation says a 10A. We have a 25A on the MC now. I looked up a 10A automotive fuse for this info.</w:t>
      </w:r>
    </w:p>
  </w:comment>
  <w:comment w:id="176" w:author="Windows User" w:date="2017-02-20T17:32:00Z" w:initials="WU">
    <w:p w14:paraId="5BAD9E71" w14:textId="25B53A46" w:rsidR="0021390E" w:rsidRDefault="0021390E">
      <w:pPr>
        <w:pStyle w:val="CommentText"/>
      </w:pPr>
      <w:r>
        <w:rPr>
          <w:rStyle w:val="CommentReference"/>
        </w:rPr>
        <w:annotationRef/>
      </w:r>
      <w:hyperlink r:id="rId2" w:history="1">
        <w:r w:rsidRPr="0001504D">
          <w:rPr>
            <w:rStyle w:val="Hyperlink"/>
          </w:rPr>
          <w:t>http://www.mouser.com/ds/2/240/littelfuse_tac_ato_58v_blade_fus</w:t>
        </w:r>
        <w:r w:rsidRPr="0001504D">
          <w:rPr>
            <w:rStyle w:val="Hyperlink"/>
          </w:rPr>
          <w:t>e</w:t>
        </w:r>
        <w:r w:rsidRPr="0001504D">
          <w:rPr>
            <w:rStyle w:val="Hyperlink"/>
          </w:rPr>
          <w:t>s-523219.pdf</w:t>
        </w:r>
      </w:hyperlink>
    </w:p>
    <w:p w14:paraId="60224FE1" w14:textId="77777777" w:rsidR="0021390E" w:rsidRDefault="0021390E">
      <w:pPr>
        <w:pStyle w:val="CommentText"/>
      </w:pPr>
    </w:p>
    <w:p w14:paraId="34895F9B" w14:textId="16757345" w:rsidR="0021390E" w:rsidRDefault="0021390E">
      <w:pPr>
        <w:pStyle w:val="CommentText"/>
      </w:pPr>
      <w:r>
        <w:t>That’s the datasheet I used. Honestly not totally sure on some of the characteristics listed. Did my best.</w:t>
      </w:r>
    </w:p>
  </w:comment>
  <w:comment w:id="201" w:author="Windows User" w:date="2017-02-20T17:39:00Z" w:initials="WU">
    <w:p w14:paraId="63FB97E7" w14:textId="2350E1B9" w:rsidR="00362AC1" w:rsidRDefault="00362AC1" w:rsidP="00362AC1">
      <w:pPr>
        <w:pStyle w:val="CommentText"/>
      </w:pPr>
      <w:r>
        <w:rPr>
          <w:rStyle w:val="CommentReference"/>
        </w:rPr>
        <w:annotationRef/>
      </w:r>
      <w:r w:rsidR="001E0D98">
        <w:t>Here I</w:t>
      </w:r>
      <w:r>
        <w:t xml:space="preserve"> just looked at the datasheet, at the 200% of rating value, then multiplied by typ. Voltage drop to get watts</w:t>
      </w:r>
    </w:p>
    <w:p w14:paraId="30533DA8" w14:textId="77777777" w:rsidR="00362AC1" w:rsidRDefault="00362AC1">
      <w:pPr>
        <w:pStyle w:val="CommentText"/>
      </w:pPr>
    </w:p>
  </w:comment>
  <w:comment w:id="216" w:author="Greg Flynn" w:date="2017-02-13T23:33:00Z" w:initials="GF">
    <w:p w14:paraId="08F99CCC" w14:textId="1E1B7AD9" w:rsidR="005D57E2" w:rsidRDefault="005D57E2">
      <w:pPr>
        <w:pStyle w:val="CommentText"/>
      </w:pPr>
      <w:r>
        <w:rPr>
          <w:rStyle w:val="CommentReference"/>
        </w:rPr>
        <w:annotationRef/>
      </w:r>
      <w:r>
        <w:t>What are we doing here?</w:t>
      </w:r>
    </w:p>
  </w:comment>
  <w:comment w:id="217" w:author="Greg Flynn" w:date="2017-02-14T22:58:00Z" w:initials="GF">
    <w:p w14:paraId="0A04C3A0" w14:textId="46A9D8BF" w:rsidR="005D57E2" w:rsidRDefault="005D57E2">
      <w:pPr>
        <w:pStyle w:val="CommentText"/>
      </w:pPr>
      <w:r>
        <w:rPr>
          <w:rStyle w:val="CommentReference"/>
        </w:rPr>
        <w:annotationRef/>
      </w:r>
      <w:r>
        <w:t>TSI we do need something here</w:t>
      </w:r>
    </w:p>
    <w:p w14:paraId="4A76B27A" w14:textId="7CECFCD6" w:rsidR="005D57E2" w:rsidRDefault="005D57E2">
      <w:pPr>
        <w:pStyle w:val="CommentText"/>
      </w:pPr>
      <w:r>
        <w:t>What circuitry will be used here?</w:t>
      </w:r>
    </w:p>
  </w:comment>
  <w:comment w:id="229" w:author="Greg Flynn" w:date="2017-02-13T23:34:00Z" w:initials="GF">
    <w:p w14:paraId="71249699" w14:textId="0E80B27B" w:rsidR="005D57E2" w:rsidRDefault="005D57E2" w:rsidP="000A2DC5">
      <w:pPr>
        <w:pStyle w:val="CommentText"/>
      </w:pPr>
      <w:r>
        <w:rPr>
          <w:rStyle w:val="CommentReference"/>
        </w:rPr>
        <w:annotationRef/>
      </w:r>
      <w:r>
        <w:t>TSI should do this</w:t>
      </w:r>
    </w:p>
  </w:comment>
  <w:comment w:id="236" w:author="Greg Flynn" w:date="2017-02-13T23:36:00Z" w:initials="GF">
    <w:p w14:paraId="5464A519" w14:textId="151C17B3" w:rsidR="005D57E2" w:rsidRDefault="005D57E2">
      <w:pPr>
        <w:pStyle w:val="CommentText"/>
      </w:pPr>
      <w:r>
        <w:rPr>
          <w:rStyle w:val="CommentReference"/>
        </w:rPr>
        <w:annotationRef/>
      </w:r>
      <w:r>
        <w:t>What's going on here?</w:t>
      </w:r>
    </w:p>
  </w:comment>
  <w:comment w:id="237" w:author="Greg Flynn" w:date="2017-02-14T23:21:00Z" w:initials="GF">
    <w:p w14:paraId="293A6E16" w14:textId="24CAA99B" w:rsidR="005D57E2" w:rsidRDefault="005D57E2">
      <w:pPr>
        <w:pStyle w:val="CommentText"/>
      </w:pPr>
      <w:r>
        <w:rPr>
          <w:rStyle w:val="CommentReference"/>
        </w:rPr>
        <w:annotationRef/>
      </w:r>
      <w:r>
        <w:t>TSI</w:t>
      </w:r>
    </w:p>
  </w:comment>
  <w:comment w:id="252" w:author="Greg Flynn" w:date="2017-02-13T23:36:00Z" w:initials="GF">
    <w:p w14:paraId="6305B65D" w14:textId="44BE0E28" w:rsidR="005D57E2" w:rsidRDefault="005D57E2">
      <w:pPr>
        <w:pStyle w:val="CommentText"/>
      </w:pPr>
      <w:r>
        <w:rPr>
          <w:rStyle w:val="CommentReference"/>
        </w:rPr>
        <w:annotationRef/>
      </w:r>
      <w:r>
        <w:t>Who's should be assigned here?</w:t>
      </w:r>
    </w:p>
  </w:comment>
  <w:comment w:id="254" w:author="Greg Flynn" w:date="2017-02-13T23:37:00Z" w:initials="GF">
    <w:p w14:paraId="63248011" w14:textId="4F4F6C58" w:rsidR="005D57E2" w:rsidRDefault="005D57E2">
      <w:pPr>
        <w:pStyle w:val="CommentText"/>
      </w:pPr>
      <w:r>
        <w:rPr>
          <w:rStyle w:val="CommentReference"/>
        </w:rPr>
        <w:annotationRef/>
      </w:r>
      <w:r>
        <w:t>We need a narrative TSV</w:t>
      </w:r>
    </w:p>
  </w:comment>
  <w:comment w:id="271" w:author="Greg Flynn" w:date="2017-02-13T23:51:00Z" w:initials="GF">
    <w:p w14:paraId="0D07EC13" w14:textId="652BD7DC" w:rsidR="005D57E2" w:rsidRDefault="005D57E2">
      <w:pPr>
        <w:pStyle w:val="CommentText"/>
      </w:pPr>
      <w:r>
        <w:rPr>
          <w:rStyle w:val="CommentReference"/>
        </w:rPr>
        <w:annotationRef/>
      </w:r>
      <w:r>
        <w:t>So this is going to be a problem</w:t>
      </w:r>
    </w:p>
  </w:comment>
  <w:comment w:id="272" w:author="Greg Flynn" w:date="2017-02-14T23:00:00Z" w:initials="GF">
    <w:p w14:paraId="591FB2A4" w14:textId="46CFCD7F" w:rsidR="005D57E2" w:rsidRDefault="005D57E2">
      <w:pPr>
        <w:pStyle w:val="CommentText"/>
      </w:pPr>
      <w:r>
        <w:rPr>
          <w:rStyle w:val="CommentReference"/>
        </w:rPr>
        <w:annotationRef/>
      </w:r>
      <w:r>
        <w:t>What should we do to fix this? TSV</w:t>
      </w:r>
    </w:p>
  </w:comment>
  <w:comment w:id="280" w:author="Greg Flynn" w:date="2017-02-13T23:39:00Z" w:initials="GF">
    <w:p w14:paraId="4B250DA1" w14:textId="0EE41D32" w:rsidR="005D57E2" w:rsidRDefault="005D57E2" w:rsidP="007C6CF6">
      <w:pPr>
        <w:pStyle w:val="CommentText"/>
      </w:pPr>
      <w:r>
        <w:rPr>
          <w:rStyle w:val="CommentReference"/>
        </w:rPr>
        <w:annotationRef/>
      </w:r>
      <w:r>
        <w:t>Add function to all buttons GLV</w:t>
      </w:r>
    </w:p>
  </w:comment>
  <w:comment w:id="281" w:author="Greg Flynn" w:date="2017-02-13T23:39:00Z" w:initials="GF">
    <w:p w14:paraId="1795855E" w14:textId="7AD6D37F" w:rsidR="005D57E2" w:rsidRDefault="005D57E2">
      <w:pPr>
        <w:pStyle w:val="CommentText"/>
      </w:pPr>
      <w:r>
        <w:rPr>
          <w:rStyle w:val="CommentReference"/>
        </w:rPr>
        <w:annotationRef/>
      </w:r>
      <w:r>
        <w:t>What does this stand for? GLV</w:t>
      </w:r>
    </w:p>
  </w:comment>
  <w:comment w:id="282" w:author="Greg Flynn" w:date="2017-02-14T23:22:00Z" w:initials="GF">
    <w:p w14:paraId="2B91785C" w14:textId="0ABDCC98" w:rsidR="005D57E2" w:rsidRDefault="005D57E2">
      <w:pPr>
        <w:pStyle w:val="CommentText"/>
      </w:pPr>
      <w:r>
        <w:rPr>
          <w:rStyle w:val="CommentReference"/>
        </w:rPr>
        <w:annotationRef/>
      </w:r>
      <w:r>
        <w:t>Should be defined in acronym list</w:t>
      </w:r>
    </w:p>
  </w:comment>
  <w:comment w:id="283" w:author="Greg Flynn" w:date="2017-02-14T23:04:00Z" w:initials="GF">
    <w:p w14:paraId="43614A35" w14:textId="7A2113BD" w:rsidR="005D57E2" w:rsidRDefault="005D57E2">
      <w:pPr>
        <w:pStyle w:val="CommentText"/>
      </w:pPr>
      <w:r>
        <w:rPr>
          <w:rStyle w:val="CommentReference"/>
        </w:rPr>
        <w:annotationRef/>
      </w:r>
      <w:r>
        <w:t>This needs to directly control a relay on the safety loop per EV7.11</w:t>
      </w:r>
    </w:p>
  </w:comment>
  <w:comment w:id="286" w:author="Greg Flynn" w:date="2017-02-13T23:52:00Z" w:initials="GF">
    <w:p w14:paraId="4D245F15" w14:textId="01DB26B5" w:rsidR="005D57E2" w:rsidRDefault="005D57E2">
      <w:pPr>
        <w:pStyle w:val="CommentText"/>
      </w:pPr>
      <w:r>
        <w:rPr>
          <w:rStyle w:val="CommentReference"/>
        </w:rPr>
        <w:annotationRef/>
      </w:r>
      <w:r>
        <w:t xml:space="preserve">This is a CAD drawing </w:t>
      </w:r>
    </w:p>
    <w:p w14:paraId="7D24A502" w14:textId="4F688D4C" w:rsidR="005D57E2" w:rsidRDefault="005D57E2">
      <w:pPr>
        <w:pStyle w:val="CommentText"/>
      </w:pPr>
      <w:r>
        <w:t>MEs need to do this</w:t>
      </w:r>
    </w:p>
  </w:comment>
  <w:comment w:id="319" w:author="Greg Flynn" w:date="2017-02-13T23:40:00Z" w:initials="GF">
    <w:p w14:paraId="5DB9022E" w14:textId="0E23FE06" w:rsidR="005D57E2" w:rsidRDefault="005D57E2">
      <w:pPr>
        <w:pStyle w:val="CommentText"/>
      </w:pPr>
      <w:r>
        <w:rPr>
          <w:rStyle w:val="CommentReference"/>
        </w:rPr>
        <w:annotationRef/>
      </w:r>
      <w:r>
        <w:t>Where is a schematic</w:t>
      </w:r>
    </w:p>
  </w:comment>
  <w:comment w:id="321" w:author="Greg Flynn" w:date="2017-02-13T23:40:00Z" w:initials="GF">
    <w:p w14:paraId="16F972D7" w14:textId="68521BAB" w:rsidR="005D57E2" w:rsidRDefault="005D57E2">
      <w:pPr>
        <w:pStyle w:val="CommentText"/>
      </w:pPr>
      <w:r>
        <w:rPr>
          <w:rStyle w:val="CommentReference"/>
        </w:rPr>
        <w:annotationRef/>
      </w:r>
      <w:r>
        <w:t>Give a figure reference</w:t>
      </w:r>
    </w:p>
  </w:comment>
  <w:comment w:id="324" w:author="Greg Flynn" w:date="2017-02-13T23:41:00Z" w:initials="GF">
    <w:p w14:paraId="54BF4B62" w14:textId="44EB5E60" w:rsidR="005D57E2" w:rsidRDefault="005D57E2">
      <w:pPr>
        <w:pStyle w:val="CommentText"/>
      </w:pPr>
      <w:r>
        <w:rPr>
          <w:rStyle w:val="CommentReference"/>
        </w:rPr>
        <w:annotationRef/>
      </w:r>
      <w:r>
        <w:t>What's going on here?</w:t>
      </w:r>
    </w:p>
  </w:comment>
  <w:comment w:id="327" w:author="Greg Flynn" w:date="2017-02-13T23:41:00Z" w:initials="GF">
    <w:p w14:paraId="661E302B" w14:textId="15ED8977" w:rsidR="005D57E2" w:rsidRDefault="005D57E2">
      <w:pPr>
        <w:pStyle w:val="CommentText"/>
      </w:pPr>
      <w:r>
        <w:rPr>
          <w:rStyle w:val="CommentReference"/>
        </w:rPr>
        <w:annotationRef/>
      </w:r>
      <w:r>
        <w:t>Need a schematic</w:t>
      </w:r>
    </w:p>
  </w:comment>
  <w:comment w:id="328" w:author="Greg Flynn" w:date="2017-02-13T23:10:00Z" w:initials="GF">
    <w:p w14:paraId="7FA15167" w14:textId="77777777" w:rsidR="005D57E2" w:rsidRDefault="005D57E2">
      <w:pPr>
        <w:pStyle w:val="CommentText"/>
      </w:pPr>
      <w:r>
        <w:rPr>
          <w:rStyle w:val="CommentReference"/>
        </w:rPr>
        <w:annotationRef/>
      </w:r>
      <w:r>
        <w:t>Should this be in TSEL?</w:t>
      </w:r>
    </w:p>
    <w:p w14:paraId="650D8F1B" w14:textId="67FBAD71" w:rsidR="005D57E2" w:rsidRDefault="005D57E2">
      <w:pPr>
        <w:pStyle w:val="CommentText"/>
      </w:pPr>
      <w:r>
        <w:t>If so what should be here?</w:t>
      </w:r>
    </w:p>
  </w:comment>
  <w:comment w:id="325" w:author="Greg Flynn" w:date="2017-02-14T23:05:00Z" w:initials="GF">
    <w:p w14:paraId="5D08C72D" w14:textId="3AB64077" w:rsidR="005D57E2" w:rsidRDefault="005D57E2">
      <w:pPr>
        <w:pStyle w:val="CommentText"/>
      </w:pPr>
      <w:r>
        <w:rPr>
          <w:rStyle w:val="CommentReference"/>
        </w:rPr>
        <w:annotationRef/>
      </w:r>
      <w:r>
        <w:t>TSI and GLV I’m not sure what’s going on here</w:t>
      </w:r>
    </w:p>
    <w:p w14:paraId="65FB0013" w14:textId="528C69FE" w:rsidR="005D57E2" w:rsidRDefault="005D57E2" w:rsidP="00E955E1">
      <w:pPr>
        <w:pStyle w:val="CommentText"/>
      </w:pPr>
      <w:r>
        <w:t>GLV you should do the TSEL light (EV9.1)  You can do this by looking at the voltage on the AIRs part of the safety loop.</w:t>
      </w:r>
    </w:p>
    <w:p w14:paraId="3AC27EEF" w14:textId="6FCB26F0" w:rsidR="005D57E2" w:rsidRDefault="005D57E2" w:rsidP="00E955E1">
      <w:pPr>
        <w:pStyle w:val="CommentText"/>
      </w:pPr>
      <w:r>
        <w:t>TSI you should do the TSVP section.</w:t>
      </w:r>
    </w:p>
  </w:comment>
  <w:comment w:id="332" w:author="Greg Flynn" w:date="2017-02-13T23:41:00Z" w:initials="GF">
    <w:p w14:paraId="44C78824" w14:textId="6BDA50C7" w:rsidR="005D57E2" w:rsidRDefault="005D57E2">
      <w:pPr>
        <w:pStyle w:val="CommentText"/>
      </w:pPr>
      <w:r>
        <w:rPr>
          <w:rStyle w:val="CommentReference"/>
        </w:rPr>
        <w:annotationRef/>
      </w:r>
      <w:r>
        <w:t>Who should be assigned to this?</w:t>
      </w:r>
    </w:p>
  </w:comment>
  <w:comment w:id="336" w:author="Greg Flynn" w:date="2017-02-13T23:41:00Z" w:initials="GF">
    <w:p w14:paraId="4D04E564" w14:textId="3EABC5DE" w:rsidR="005D57E2" w:rsidRDefault="005D57E2">
      <w:pPr>
        <w:pStyle w:val="CommentText"/>
      </w:pPr>
      <w:r>
        <w:rPr>
          <w:rStyle w:val="CommentReference"/>
        </w:rPr>
        <w:annotationRef/>
      </w:r>
      <w:r>
        <w:t>Need to be added TSV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64BCCE27" w15:paraIdParent="25ACAB92" w15:done="0"/>
  <w15:commentEx w15:paraId="34895F9B" w15:paraIdParent="25ACAB92" w15:done="0"/>
  <w15:commentEx w15:paraId="30533DA8"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C7921" w14:textId="77777777" w:rsidR="00EB6803" w:rsidRDefault="00EB6803">
      <w:pPr>
        <w:spacing w:after="0" w:line="240" w:lineRule="auto"/>
      </w:pPr>
      <w:r>
        <w:separator/>
      </w:r>
    </w:p>
  </w:endnote>
  <w:endnote w:type="continuationSeparator" w:id="0">
    <w:p w14:paraId="27F472D0" w14:textId="77777777" w:rsidR="00EB6803" w:rsidRDefault="00EB6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MS Mincho"/>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B481" w14:textId="34A83A32" w:rsidR="005D57E2" w:rsidRPr="00402EDB" w:rsidRDefault="005D57E2">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Content>
        <w:r w:rsidRPr="00402EDB">
          <w:rPr>
            <w:lang w:val="es-ES_tradnl"/>
          </w:rPr>
          <w:t>2017 Formula Hybrid ESF (Rev 0C)</w:t>
        </w:r>
      </w:sdtContent>
    </w:sdt>
    <w:r w:rsidRPr="00402EDB">
      <w:rPr>
        <w:lang w:val="es-ES_tradnl"/>
      </w:rPr>
      <w:tab/>
    </w:r>
    <w:r>
      <w:fldChar w:fldCharType="begin"/>
    </w:r>
    <w:r w:rsidRPr="00402EDB">
      <w:rPr>
        <w:lang w:val="es-ES_tradnl"/>
      </w:rPr>
      <w:instrText xml:space="preserve"> PAGE </w:instrText>
    </w:r>
    <w:r>
      <w:fldChar w:fldCharType="separate"/>
    </w:r>
    <w:r w:rsidR="001E0D98">
      <w:rPr>
        <w:noProof/>
        <w:lang w:val="es-ES_tradnl"/>
      </w:rPr>
      <w:t>v</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D230F" w14:textId="77777777" w:rsidR="005D57E2" w:rsidRDefault="005D57E2"/>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52607" w14:textId="77777777" w:rsidR="005D57E2" w:rsidRDefault="005D57E2"/>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9B034" w14:textId="77777777" w:rsidR="005D57E2" w:rsidRDefault="005D57E2"/>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B5947" w14:textId="77777777" w:rsidR="005D57E2" w:rsidRDefault="005D57E2"/>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23F13" w14:textId="77777777" w:rsidR="005D57E2" w:rsidRDefault="005D57E2"/>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5BE94" w14:textId="77777777" w:rsidR="005D57E2" w:rsidRDefault="005D57E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1243F" w14:textId="77777777" w:rsidR="005D57E2" w:rsidRDefault="005D57E2"/>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0DF8A" w14:textId="77777777" w:rsidR="005D57E2" w:rsidRDefault="005D57E2"/>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0F1C4" w14:textId="77777777" w:rsidR="005D57E2" w:rsidRDefault="005D57E2"/>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2C36D" w14:textId="77777777" w:rsidR="005D57E2" w:rsidRDefault="005D57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AE2D8" w14:textId="77777777" w:rsidR="005D57E2" w:rsidRDefault="005D57E2"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92" w14:textId="77777777" w:rsidR="005D57E2" w:rsidRDefault="005D57E2"/>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A72D6" w14:textId="77777777" w:rsidR="005D57E2" w:rsidRDefault="005D57E2"/>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FD93" w14:textId="77777777" w:rsidR="005D57E2" w:rsidRDefault="005D57E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4D81" w14:textId="77777777" w:rsidR="005D57E2" w:rsidRDefault="005D57E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46F48" w14:textId="56FDBEED" w:rsidR="005D57E2" w:rsidRDefault="005D57E2">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1E0D98">
      <w:rPr>
        <w:noProof/>
      </w:rPr>
      <w:t>vii</w:t>
    </w:r>
    <w:r>
      <w:fldChar w:fldCharType="end"/>
    </w:r>
    <w:r>
      <w:tab/>
    </w:r>
    <w:fldSimple w:instr=" STYLEREF  &quot;Heading 1&quot; \l  \* MERGEFORMAT ">
      <w:r w:rsidR="001E0D98">
        <w:rPr>
          <w:noProof/>
        </w:rPr>
        <w:t>List of Tables</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EFE3" w14:textId="77777777" w:rsidR="005D57E2" w:rsidRDefault="005D57E2"/>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D6DC" w14:textId="77777777" w:rsidR="005D57E2" w:rsidRDefault="005D57E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C7BC" w14:textId="77777777" w:rsidR="005D57E2" w:rsidRDefault="005D57E2"/>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39FF6" w14:textId="77777777" w:rsidR="005D57E2" w:rsidRDefault="005D57E2"/>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D0EAA" w14:textId="77777777" w:rsidR="005D57E2" w:rsidRDefault="005D57E2" w:rsidP="00150D51">
    <w:pPr>
      <w:pStyle w:val="Footer"/>
    </w:pPr>
  </w:p>
  <w:p w14:paraId="2968513F" w14:textId="18B567EF" w:rsidR="005D57E2" w:rsidRDefault="005D57E2"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6C59D9">
      <w:rPr>
        <w:noProof/>
      </w:rPr>
      <w:t>39</w:t>
    </w:r>
    <w:r>
      <w:fldChar w:fldCharType="end"/>
    </w:r>
    <w:r>
      <w:tab/>
    </w:r>
    <w:fldSimple w:instr=" STYLEREF  &quot;Heading 1&quot; \l  \* MERGEFORMAT ">
      <w:r w:rsidR="006C59D9">
        <w:rPr>
          <w:noProof/>
        </w:rPr>
        <w:t>Appendices</w:t>
      </w:r>
    </w:fldSimple>
  </w:p>
  <w:p w14:paraId="2201AE49" w14:textId="77777777" w:rsidR="005D57E2" w:rsidRDefault="005D57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16CFA" w14:textId="77777777" w:rsidR="00EB6803" w:rsidRDefault="00EB6803">
      <w:pPr>
        <w:spacing w:after="0" w:line="240" w:lineRule="auto"/>
      </w:pPr>
      <w:r>
        <w:separator/>
      </w:r>
    </w:p>
  </w:footnote>
  <w:footnote w:type="continuationSeparator" w:id="0">
    <w:p w14:paraId="1F26DBB6" w14:textId="77777777" w:rsidR="00EB6803" w:rsidRDefault="00EB6803">
      <w:pPr>
        <w:spacing w:after="0" w:line="240" w:lineRule="auto"/>
      </w:pPr>
      <w:r>
        <w:continuationSeparator/>
      </w:r>
    </w:p>
  </w:footnote>
  <w:footnote w:id="1">
    <w:p w14:paraId="686AE931" w14:textId="19A7993F" w:rsidR="005D57E2" w:rsidRPr="00F01C08" w:rsidRDefault="005D57E2"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5D57E2" w:rsidRDefault="005D57E2">
      <w:pPr>
        <w:pStyle w:val="FootnoteText"/>
      </w:pPr>
      <w:r>
        <w:rPr>
          <w:rStyle w:val="FootnoteReference"/>
        </w:rPr>
        <w:footnoteRef/>
      </w:r>
      <w:r>
        <w:t xml:space="preserve"> This includes an 80% derating for available traction energy</w:t>
      </w:r>
    </w:p>
  </w:footnote>
  <w:footnote w:id="3">
    <w:p w14:paraId="085B13F9" w14:textId="1CD486EE" w:rsidR="005D57E2" w:rsidRDefault="005D57E2">
      <w:pPr>
        <w:pStyle w:val="FootnoteText"/>
      </w:pPr>
      <w:r>
        <w:rPr>
          <w:rStyle w:val="FootnoteReference"/>
        </w:rPr>
        <w:footnoteRef/>
      </w:r>
      <w:r>
        <w:t xml:space="preserve"> Note Segment energy = rated AH x nominal voltage. The 80% derating is NOT applied for this calculation.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B5DF9" w14:textId="77777777" w:rsidR="005D57E2" w:rsidRDefault="005D57E2">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5D57E2" w:rsidRDefault="005D57E2">
    <w:pPr>
      <w:pStyle w:val="Header"/>
    </w:pPr>
    <w:r>
      <w:t>__________________________________________________________________________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1E3F" w14:textId="77777777" w:rsidR="005D57E2" w:rsidRDefault="005D57E2"/>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B4E0A" w14:textId="77777777" w:rsidR="005D57E2" w:rsidRDefault="005D57E2"/>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BFAA5" w14:textId="77777777" w:rsidR="005D57E2" w:rsidRDefault="005D57E2"/>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FA612" w14:textId="77777777" w:rsidR="005D57E2" w:rsidRDefault="005D57E2"/>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34515" w14:textId="77777777" w:rsidR="005D57E2" w:rsidRDefault="005D57E2"/>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A4837" w14:textId="77777777" w:rsidR="005D57E2" w:rsidRDefault="005D57E2"/>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EDED4" w14:textId="77777777" w:rsidR="005D57E2" w:rsidRDefault="005D57E2"/>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77BA0" w14:textId="77777777" w:rsidR="005D57E2" w:rsidRDefault="005D57E2"/>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39C9" w14:textId="77777777" w:rsidR="005D57E2" w:rsidRDefault="005D57E2"/>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7A544" w14:textId="77777777" w:rsidR="005D57E2" w:rsidRDefault="005D57E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15D9F" w14:textId="77777777" w:rsidR="005D57E2" w:rsidRDefault="005D57E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8A94" w14:textId="77777777" w:rsidR="005D57E2" w:rsidRDefault="005D57E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0432A" w14:textId="77777777" w:rsidR="005D57E2" w:rsidRDefault="005D57E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6FB80" w14:textId="77777777" w:rsidR="005D57E2" w:rsidRDefault="005D57E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7FD13" w14:textId="77777777" w:rsidR="005D57E2" w:rsidRDefault="005D57E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01B1" w14:textId="77777777" w:rsidR="005D57E2" w:rsidRDefault="005D57E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085F2" w14:textId="77777777" w:rsidR="005D57E2" w:rsidRDefault="005D57E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43923" w14:textId="77777777" w:rsidR="005D57E2" w:rsidRDefault="005D57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53BE"/>
    <w:rsid w:val="001C640E"/>
    <w:rsid w:val="001D101E"/>
    <w:rsid w:val="001D15BC"/>
    <w:rsid w:val="001D3DB8"/>
    <w:rsid w:val="001D65FE"/>
    <w:rsid w:val="001D787E"/>
    <w:rsid w:val="001D7FD5"/>
    <w:rsid w:val="001E0D98"/>
    <w:rsid w:val="001E6AF0"/>
    <w:rsid w:val="001E78E1"/>
    <w:rsid w:val="002005B5"/>
    <w:rsid w:val="002049D3"/>
    <w:rsid w:val="002059D4"/>
    <w:rsid w:val="0021390E"/>
    <w:rsid w:val="00213B3F"/>
    <w:rsid w:val="00216252"/>
    <w:rsid w:val="0022455C"/>
    <w:rsid w:val="00231195"/>
    <w:rsid w:val="00235389"/>
    <w:rsid w:val="00240893"/>
    <w:rsid w:val="0024394B"/>
    <w:rsid w:val="00243FBB"/>
    <w:rsid w:val="00246E1C"/>
    <w:rsid w:val="002516CB"/>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2AC1"/>
    <w:rsid w:val="003649D8"/>
    <w:rsid w:val="00366566"/>
    <w:rsid w:val="00370037"/>
    <w:rsid w:val="003705A4"/>
    <w:rsid w:val="003751EA"/>
    <w:rsid w:val="003767CA"/>
    <w:rsid w:val="00377713"/>
    <w:rsid w:val="00382205"/>
    <w:rsid w:val="003879B7"/>
    <w:rsid w:val="00387FF3"/>
    <w:rsid w:val="00393FFB"/>
    <w:rsid w:val="00394367"/>
    <w:rsid w:val="00396302"/>
    <w:rsid w:val="003A5679"/>
    <w:rsid w:val="003A595B"/>
    <w:rsid w:val="003B3CE9"/>
    <w:rsid w:val="003B41BB"/>
    <w:rsid w:val="003B5A55"/>
    <w:rsid w:val="003C00D3"/>
    <w:rsid w:val="003C0C6A"/>
    <w:rsid w:val="003C1B8D"/>
    <w:rsid w:val="003C23A0"/>
    <w:rsid w:val="003C2DCB"/>
    <w:rsid w:val="003C3956"/>
    <w:rsid w:val="003C534F"/>
    <w:rsid w:val="003C6998"/>
    <w:rsid w:val="003E1F4E"/>
    <w:rsid w:val="003E23A3"/>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75581"/>
    <w:rsid w:val="00484A7F"/>
    <w:rsid w:val="00494589"/>
    <w:rsid w:val="004A3315"/>
    <w:rsid w:val="004A597A"/>
    <w:rsid w:val="004B2729"/>
    <w:rsid w:val="004B55FE"/>
    <w:rsid w:val="004E7345"/>
    <w:rsid w:val="004F0258"/>
    <w:rsid w:val="004F0513"/>
    <w:rsid w:val="004F3CA2"/>
    <w:rsid w:val="004F5B1B"/>
    <w:rsid w:val="004F5D93"/>
    <w:rsid w:val="00502748"/>
    <w:rsid w:val="00514A80"/>
    <w:rsid w:val="00517339"/>
    <w:rsid w:val="00521741"/>
    <w:rsid w:val="005232A3"/>
    <w:rsid w:val="00523B90"/>
    <w:rsid w:val="00533331"/>
    <w:rsid w:val="005424E4"/>
    <w:rsid w:val="00550D2C"/>
    <w:rsid w:val="00552B78"/>
    <w:rsid w:val="005577B5"/>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B23"/>
    <w:rsid w:val="005D0DD2"/>
    <w:rsid w:val="005D3BFD"/>
    <w:rsid w:val="005D57E2"/>
    <w:rsid w:val="005E2986"/>
    <w:rsid w:val="005E3D84"/>
    <w:rsid w:val="005E58AC"/>
    <w:rsid w:val="005E5A66"/>
    <w:rsid w:val="005E68E7"/>
    <w:rsid w:val="005F0140"/>
    <w:rsid w:val="005F13CF"/>
    <w:rsid w:val="005F5123"/>
    <w:rsid w:val="006004F5"/>
    <w:rsid w:val="0060209C"/>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3F95"/>
    <w:rsid w:val="006A7B1E"/>
    <w:rsid w:val="006B6209"/>
    <w:rsid w:val="006C59D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5BDF"/>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6CF6"/>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6811"/>
    <w:rsid w:val="00843409"/>
    <w:rsid w:val="008459E0"/>
    <w:rsid w:val="00847A3C"/>
    <w:rsid w:val="00857225"/>
    <w:rsid w:val="00857DEF"/>
    <w:rsid w:val="00866211"/>
    <w:rsid w:val="0087079E"/>
    <w:rsid w:val="00886A1F"/>
    <w:rsid w:val="008910B9"/>
    <w:rsid w:val="0089418A"/>
    <w:rsid w:val="00894436"/>
    <w:rsid w:val="008A1032"/>
    <w:rsid w:val="008A47C2"/>
    <w:rsid w:val="008C5D4C"/>
    <w:rsid w:val="008D3DED"/>
    <w:rsid w:val="008D558F"/>
    <w:rsid w:val="008D6155"/>
    <w:rsid w:val="008E0DF7"/>
    <w:rsid w:val="008E39F0"/>
    <w:rsid w:val="008E403C"/>
    <w:rsid w:val="008F61CD"/>
    <w:rsid w:val="009003B6"/>
    <w:rsid w:val="00906CC7"/>
    <w:rsid w:val="00912E78"/>
    <w:rsid w:val="009263D4"/>
    <w:rsid w:val="00933B4C"/>
    <w:rsid w:val="0093632C"/>
    <w:rsid w:val="009372CA"/>
    <w:rsid w:val="00940F4B"/>
    <w:rsid w:val="00945551"/>
    <w:rsid w:val="00956734"/>
    <w:rsid w:val="009862DC"/>
    <w:rsid w:val="009909EA"/>
    <w:rsid w:val="009941BD"/>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163E3"/>
    <w:rsid w:val="00A2027A"/>
    <w:rsid w:val="00A2039B"/>
    <w:rsid w:val="00A25E89"/>
    <w:rsid w:val="00A33C94"/>
    <w:rsid w:val="00A4078E"/>
    <w:rsid w:val="00A40CD3"/>
    <w:rsid w:val="00A46A3F"/>
    <w:rsid w:val="00A52869"/>
    <w:rsid w:val="00A55B56"/>
    <w:rsid w:val="00A61132"/>
    <w:rsid w:val="00A61770"/>
    <w:rsid w:val="00A6226C"/>
    <w:rsid w:val="00A65BD2"/>
    <w:rsid w:val="00A66E9D"/>
    <w:rsid w:val="00A70BF6"/>
    <w:rsid w:val="00A758DA"/>
    <w:rsid w:val="00A75A7C"/>
    <w:rsid w:val="00A75B88"/>
    <w:rsid w:val="00A763E9"/>
    <w:rsid w:val="00A86BB0"/>
    <w:rsid w:val="00A924F8"/>
    <w:rsid w:val="00AB21FF"/>
    <w:rsid w:val="00AB2FA3"/>
    <w:rsid w:val="00AB5577"/>
    <w:rsid w:val="00AC3A16"/>
    <w:rsid w:val="00AD247E"/>
    <w:rsid w:val="00AD3D6E"/>
    <w:rsid w:val="00AD4373"/>
    <w:rsid w:val="00AD5018"/>
    <w:rsid w:val="00AE0C74"/>
    <w:rsid w:val="00AE2F61"/>
    <w:rsid w:val="00AE5C08"/>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1086"/>
    <w:rsid w:val="00BC18E1"/>
    <w:rsid w:val="00BC2284"/>
    <w:rsid w:val="00BC7684"/>
    <w:rsid w:val="00BC76AD"/>
    <w:rsid w:val="00BD590B"/>
    <w:rsid w:val="00BD671C"/>
    <w:rsid w:val="00BE40DE"/>
    <w:rsid w:val="00BE63EF"/>
    <w:rsid w:val="00BE6817"/>
    <w:rsid w:val="00BE764B"/>
    <w:rsid w:val="00C0004D"/>
    <w:rsid w:val="00C0030F"/>
    <w:rsid w:val="00C01340"/>
    <w:rsid w:val="00C07A5E"/>
    <w:rsid w:val="00C1229B"/>
    <w:rsid w:val="00C124D2"/>
    <w:rsid w:val="00C13F7E"/>
    <w:rsid w:val="00C14655"/>
    <w:rsid w:val="00C22F2B"/>
    <w:rsid w:val="00C331D2"/>
    <w:rsid w:val="00C34D9A"/>
    <w:rsid w:val="00C40448"/>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35732"/>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A016B"/>
    <w:rsid w:val="00EA05FF"/>
    <w:rsid w:val="00EA44FE"/>
    <w:rsid w:val="00EA6C7A"/>
    <w:rsid w:val="00EA70D8"/>
    <w:rsid w:val="00EA71FF"/>
    <w:rsid w:val="00EA7637"/>
    <w:rsid w:val="00EB5417"/>
    <w:rsid w:val="00EB6803"/>
    <w:rsid w:val="00EC2635"/>
    <w:rsid w:val="00EC2DC4"/>
    <w:rsid w:val="00EC48C3"/>
    <w:rsid w:val="00EC6ABB"/>
    <w:rsid w:val="00EC7AA9"/>
    <w:rsid w:val="00EE3120"/>
    <w:rsid w:val="00EF5F3D"/>
    <w:rsid w:val="00F0197D"/>
    <w:rsid w:val="00F01C08"/>
    <w:rsid w:val="00F07AE6"/>
    <w:rsid w:val="00F1037C"/>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C1F7D"/>
    <w:rsid w:val="00FC2272"/>
    <w:rsid w:val="00FD457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360CCCE"/>
  <w15:docId w15:val="{A7924583-DA3A-4424-850F-0B027A75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mouser.com/ds/2/240/littelfuse_tac_ato_58v_blade_fuses-523219.pdf" TargetMode="External"/><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4.xml"/><Relationship Id="rId42" Type="http://schemas.openxmlformats.org/officeDocument/2006/relationships/footer" Target="footer13.xml"/><Relationship Id="rId47" Type="http://schemas.openxmlformats.org/officeDocument/2006/relationships/hyperlink" Target="http://www.bender-es.com/fileadmin/products/doc/IR155-32xx-V004_D00115_D_XXEN.pdf" TargetMode="External"/><Relationship Id="rId63" Type="http://schemas.openxmlformats.org/officeDocument/2006/relationships/image" Target="media/image16.jpeg"/><Relationship Id="rId68" Type="http://schemas.openxmlformats.org/officeDocument/2006/relationships/footer" Target="footer19.xml"/><Relationship Id="rId16" Type="http://schemas.openxmlformats.org/officeDocument/2006/relationships/header" Target="header2.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jpeg"/><Relationship Id="rId37" Type="http://schemas.openxmlformats.org/officeDocument/2006/relationships/header" Target="header8.xml"/><Relationship Id="rId40" Type="http://schemas.openxmlformats.org/officeDocument/2006/relationships/footer" Target="footer12.xml"/><Relationship Id="rId45" Type="http://schemas.openxmlformats.org/officeDocument/2006/relationships/hyperlink" Target="http://www.bender-es.com/fileadmin/products/doc/IR155-32xx-V004_D00115_D_XXEN.pdf" TargetMode="External"/><Relationship Id="rId53" Type="http://schemas.openxmlformats.org/officeDocument/2006/relationships/image" Target="media/image10.PNG"/><Relationship Id="rId58" Type="http://schemas.openxmlformats.org/officeDocument/2006/relationships/image" Target="media/image15.jpeg"/><Relationship Id="rId66" Type="http://schemas.openxmlformats.org/officeDocument/2006/relationships/image" Target="media/image19.png"/><Relationship Id="rId74" Type="http://schemas.openxmlformats.org/officeDocument/2006/relationships/footer" Target="footer22.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3.xml"/><Relationship Id="rId14" Type="http://schemas.openxmlformats.org/officeDocument/2006/relationships/comments" Target="comments.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2.emf"/><Relationship Id="rId35" Type="http://schemas.openxmlformats.org/officeDocument/2006/relationships/image" Target="media/image7.png"/><Relationship Id="rId43" Type="http://schemas.openxmlformats.org/officeDocument/2006/relationships/header" Target="header11.xml"/><Relationship Id="rId48" Type="http://schemas.openxmlformats.org/officeDocument/2006/relationships/header" Target="header12.xml"/><Relationship Id="rId56" Type="http://schemas.openxmlformats.org/officeDocument/2006/relationships/image" Target="media/image13.jpeg"/><Relationship Id="rId64" Type="http://schemas.openxmlformats.org/officeDocument/2006/relationships/image" Target="media/image17.png"/><Relationship Id="rId69" Type="http://schemas.openxmlformats.org/officeDocument/2006/relationships/header" Target="header17.xm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16.xml"/><Relationship Id="rId72"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5.jpeg"/><Relationship Id="rId38" Type="http://schemas.openxmlformats.org/officeDocument/2006/relationships/footer" Target="footer11.xml"/><Relationship Id="rId46" Type="http://schemas.openxmlformats.org/officeDocument/2006/relationships/hyperlink" Target="http://www.bender-es.com/fileadmin/products/doc/IR155-32xx-V004_D00115_D_XXEN.pdf" TargetMode="External"/><Relationship Id="rId59" Type="http://schemas.openxmlformats.org/officeDocument/2006/relationships/header" Target="header14.xml"/><Relationship Id="rId67" Type="http://schemas.openxmlformats.org/officeDocument/2006/relationships/header" Target="header16.xml"/><Relationship Id="rId20" Type="http://schemas.openxmlformats.org/officeDocument/2006/relationships/footer" Target="footer5.xml"/><Relationship Id="rId41" Type="http://schemas.openxmlformats.org/officeDocument/2006/relationships/header" Target="header10.xml"/><Relationship Id="rId54" Type="http://schemas.openxmlformats.org/officeDocument/2006/relationships/image" Target="media/image11.jpeg"/><Relationship Id="rId62" Type="http://schemas.openxmlformats.org/officeDocument/2006/relationships/footer" Target="footer18.xml"/><Relationship Id="rId70" Type="http://schemas.openxmlformats.org/officeDocument/2006/relationships/footer" Target="footer20.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8.png"/><Relationship Id="rId49" Type="http://schemas.openxmlformats.org/officeDocument/2006/relationships/footer" Target="footer15.xml"/><Relationship Id="rId57" Type="http://schemas.openxmlformats.org/officeDocument/2006/relationships/image" Target="media/image14.jpeg"/><Relationship Id="rId10" Type="http://schemas.openxmlformats.org/officeDocument/2006/relationships/hyperlink" Target="http://www.formula-hybrid.org/level2/support" TargetMode="External"/><Relationship Id="rId31" Type="http://schemas.openxmlformats.org/officeDocument/2006/relationships/image" Target="media/image3.jpg"/><Relationship Id="rId44" Type="http://schemas.openxmlformats.org/officeDocument/2006/relationships/footer" Target="footer14.xml"/><Relationship Id="rId52" Type="http://schemas.openxmlformats.org/officeDocument/2006/relationships/image" Target="media/image9.PNG"/><Relationship Id="rId60" Type="http://schemas.openxmlformats.org/officeDocument/2006/relationships/footer" Target="footer17.xml"/><Relationship Id="rId65" Type="http://schemas.openxmlformats.org/officeDocument/2006/relationships/image" Target="media/image18.PNG"/><Relationship Id="rId7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yperlink" Target="http://formula-hybrid.com/uploads/"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9.xml"/><Relationship Id="rId34" Type="http://schemas.openxmlformats.org/officeDocument/2006/relationships/image" Target="media/image6.jpeg"/><Relationship Id="rId50" Type="http://schemas.openxmlformats.org/officeDocument/2006/relationships/header" Target="header13.xml"/><Relationship Id="rId55" Type="http://schemas.openxmlformats.org/officeDocument/2006/relationships/image" Target="media/image12.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D78A3-126B-4414-99F0-91B119125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7650</Words>
  <Characters>43608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51156</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Windows User</cp:lastModifiedBy>
  <cp:revision>3</cp:revision>
  <cp:lastPrinted>2014-01-27T12:45:00Z</cp:lastPrinted>
  <dcterms:created xsi:type="dcterms:W3CDTF">2017-02-20T22:57:00Z</dcterms:created>
  <dcterms:modified xsi:type="dcterms:W3CDTF">2017-02-20T22:57:00Z</dcterms:modified>
</cp:coreProperties>
</file>